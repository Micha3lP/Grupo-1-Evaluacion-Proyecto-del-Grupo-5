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19BC" w14:textId="5EBAC34F" w:rsidR="00291A22" w:rsidRPr="006274FF" w:rsidRDefault="003E2DA7" w:rsidP="003E2DA7">
      <w:pPr>
        <w:spacing w:line="480" w:lineRule="auto"/>
        <w:jc w:val="center"/>
        <w:rPr>
          <w:b/>
          <w:lang w:val="es-EC"/>
        </w:rPr>
      </w:pPr>
      <w:bookmarkStart w:id="0" w:name="_Toc61935805"/>
      <w:r w:rsidRPr="006274FF">
        <w:rPr>
          <w:b/>
          <w:noProof/>
          <w:lang w:val="es-MX" w:eastAsia="es-MX"/>
        </w:rPr>
        <w:drawing>
          <wp:inline distT="0" distB="0" distL="0" distR="0" wp14:anchorId="7AD81D78" wp14:editId="550F739B">
            <wp:extent cx="1714500" cy="1714500"/>
            <wp:effectExtent l="0" t="0" r="0" b="0"/>
            <wp:docPr id="1063835865" name="Imagen 1063835865" descr="Facultad de... - Facultad de Ciencias Matemáticas y Físicas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de... - Facultad de Ciencias Matemáticas y Físicas | Facebo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F75FF2F" w14:textId="77777777" w:rsidR="00612A66" w:rsidRPr="006274FF" w:rsidRDefault="00612A66" w:rsidP="00612A66">
      <w:pPr>
        <w:jc w:val="center"/>
        <w:rPr>
          <w:b/>
          <w:color w:val="000000"/>
          <w:sz w:val="28"/>
          <w:szCs w:val="28"/>
          <w:lang w:val="es-EC"/>
        </w:rPr>
      </w:pPr>
      <w:bookmarkStart w:id="1" w:name="_Toc185035819"/>
      <w:bookmarkStart w:id="2" w:name="_Toc185035946"/>
      <w:bookmarkEnd w:id="0"/>
    </w:p>
    <w:p w14:paraId="597D79E0" w14:textId="77777777" w:rsidR="003E2DA7" w:rsidRPr="006274FF" w:rsidRDefault="003E2DA7" w:rsidP="003E2DA7">
      <w:pPr>
        <w:pStyle w:val="cartula1UDLA"/>
        <w:spacing w:line="360" w:lineRule="auto"/>
        <w:rPr>
          <w:color w:val="auto"/>
          <w:highlight w:val="yellow"/>
          <w:lang w:val="es-EC"/>
        </w:rPr>
      </w:pPr>
      <w:r w:rsidRPr="006274FF">
        <w:rPr>
          <w:lang w:val="es-EC"/>
        </w:rPr>
        <w:t>UNI</w:t>
      </w:r>
      <w:r w:rsidRPr="006274FF">
        <w:rPr>
          <w:color w:val="auto"/>
          <w:lang w:val="es-EC"/>
        </w:rPr>
        <w:t>VERSIDAD DE GUAYAQUIL</w:t>
      </w:r>
    </w:p>
    <w:p w14:paraId="3DB96695" w14:textId="77777777" w:rsidR="003E2DA7" w:rsidRPr="006274FF" w:rsidRDefault="003E2DA7" w:rsidP="003E2DA7">
      <w:pPr>
        <w:pStyle w:val="cartula1UDLA"/>
        <w:spacing w:line="360" w:lineRule="auto"/>
        <w:rPr>
          <w:color w:val="auto"/>
          <w:lang w:val="es-EC"/>
        </w:rPr>
      </w:pPr>
      <w:r w:rsidRPr="006274FF">
        <w:rPr>
          <w:color w:val="auto"/>
          <w:lang w:val="es-EC"/>
        </w:rPr>
        <w:t>FACULTAD DE CIENCIAS MATEMÁTICAS Y FÍSICAS</w:t>
      </w:r>
    </w:p>
    <w:p w14:paraId="1CD82BF6" w14:textId="77777777" w:rsidR="003E2DA7" w:rsidRPr="006274FF" w:rsidRDefault="003E2DA7" w:rsidP="00111B4E">
      <w:pPr>
        <w:pStyle w:val="cartula1UDLA"/>
        <w:spacing w:line="360" w:lineRule="auto"/>
        <w:jc w:val="left"/>
        <w:rPr>
          <w:color w:val="auto"/>
          <w:sz w:val="24"/>
          <w:szCs w:val="24"/>
          <w:lang w:val="es-EC"/>
        </w:rPr>
      </w:pPr>
    </w:p>
    <w:p w14:paraId="5EFDCB6B" w14:textId="77777777" w:rsidR="00553D89" w:rsidRPr="006274FF" w:rsidRDefault="00553D89" w:rsidP="003E2DA7">
      <w:pPr>
        <w:pStyle w:val="cartula1UDLA"/>
        <w:spacing w:line="360" w:lineRule="auto"/>
        <w:rPr>
          <w:color w:val="auto"/>
          <w:sz w:val="24"/>
          <w:szCs w:val="24"/>
          <w:lang w:val="es-EC"/>
        </w:rPr>
      </w:pPr>
    </w:p>
    <w:p w14:paraId="2B40C7A8" w14:textId="77777777" w:rsidR="00553D89" w:rsidRPr="006274FF" w:rsidRDefault="00553D89" w:rsidP="003E2DA7">
      <w:pPr>
        <w:pStyle w:val="cartula1UDLA"/>
        <w:spacing w:line="360" w:lineRule="auto"/>
        <w:rPr>
          <w:color w:val="auto"/>
          <w:sz w:val="24"/>
          <w:szCs w:val="24"/>
          <w:lang w:val="es-EC"/>
        </w:rPr>
      </w:pPr>
    </w:p>
    <w:p w14:paraId="7307A106" w14:textId="77777777" w:rsidR="00553D89" w:rsidRPr="006274FF" w:rsidRDefault="00553D89" w:rsidP="003E2DA7">
      <w:pPr>
        <w:pStyle w:val="APATitlePage"/>
        <w:rPr>
          <w:lang w:val="es-EC"/>
        </w:rPr>
      </w:pPr>
      <w:r w:rsidRPr="006274FF">
        <w:rPr>
          <w:lang w:val="es-EC"/>
        </w:rPr>
        <w:t>PROYECTO SEGUNDO PARCIAL</w:t>
      </w:r>
    </w:p>
    <w:p w14:paraId="121A555B" w14:textId="77777777" w:rsidR="00FA4D40" w:rsidRPr="006274FF" w:rsidRDefault="00FA4D40" w:rsidP="003E2DA7">
      <w:pPr>
        <w:pStyle w:val="APATitlePage"/>
        <w:rPr>
          <w:b w:val="0"/>
          <w:bCs/>
          <w:lang w:val="es-EC"/>
        </w:rPr>
      </w:pPr>
    </w:p>
    <w:p w14:paraId="4543347A" w14:textId="69E91294" w:rsidR="00553D89" w:rsidRPr="006274FF" w:rsidRDefault="00553D89" w:rsidP="003E2DA7">
      <w:pPr>
        <w:pStyle w:val="APATitlePage"/>
        <w:rPr>
          <w:lang w:val="es-EC"/>
        </w:rPr>
      </w:pPr>
    </w:p>
    <w:p w14:paraId="1BE388CA" w14:textId="77777777" w:rsidR="003E2DA7" w:rsidRPr="006274FF" w:rsidRDefault="003E2DA7" w:rsidP="003E2DA7">
      <w:pPr>
        <w:pStyle w:val="APATitlePage"/>
        <w:rPr>
          <w:lang w:val="es-EC"/>
        </w:rPr>
      </w:pPr>
    </w:p>
    <w:p w14:paraId="7C225B60" w14:textId="77777777" w:rsidR="003E2DA7" w:rsidRPr="006274FF" w:rsidRDefault="003E2DA7" w:rsidP="003E2DA7">
      <w:pPr>
        <w:pStyle w:val="APATitlePage"/>
        <w:rPr>
          <w:lang w:val="es-EC"/>
        </w:rPr>
      </w:pPr>
    </w:p>
    <w:p w14:paraId="4508B11F" w14:textId="211D8CE6" w:rsidR="00111B4E" w:rsidRPr="006274FF" w:rsidRDefault="00111B4E" w:rsidP="00111B4E">
      <w:pPr>
        <w:pStyle w:val="APATitlePage"/>
        <w:rPr>
          <w:b w:val="0"/>
          <w:bCs/>
          <w:lang w:val="es-EC"/>
        </w:rPr>
      </w:pPr>
      <w:r w:rsidRPr="006274FF">
        <w:rPr>
          <w:lang w:val="es-EC"/>
        </w:rPr>
        <w:t>Grupo</w:t>
      </w:r>
      <w:r w:rsidR="003E2DA7" w:rsidRPr="006274FF">
        <w:rPr>
          <w:lang w:val="es-EC"/>
        </w:rPr>
        <w:t>:</w:t>
      </w:r>
    </w:p>
    <w:p w14:paraId="3627BA3B" w14:textId="609722C3" w:rsidR="00111B4E" w:rsidRPr="006274FF" w:rsidRDefault="00111B4E" w:rsidP="00553D89">
      <w:pPr>
        <w:pStyle w:val="APATitlePage"/>
        <w:rPr>
          <w:b w:val="0"/>
          <w:bCs/>
          <w:lang w:val="es-EC"/>
        </w:rPr>
      </w:pPr>
      <w:r w:rsidRPr="006274FF">
        <w:rPr>
          <w:b w:val="0"/>
          <w:lang w:val="es-EC"/>
        </w:rPr>
        <w:t xml:space="preserve">Belén Alejandro </w:t>
      </w:r>
      <w:proofErr w:type="spellStart"/>
      <w:r w:rsidRPr="006274FF">
        <w:rPr>
          <w:b w:val="0"/>
          <w:lang w:val="es-EC"/>
        </w:rPr>
        <w:t>Ambi</w:t>
      </w:r>
      <w:proofErr w:type="spellEnd"/>
      <w:r w:rsidRPr="006274FF">
        <w:rPr>
          <w:b w:val="0"/>
          <w:lang w:val="es-EC"/>
        </w:rPr>
        <w:t xml:space="preserve"> María</w:t>
      </w:r>
    </w:p>
    <w:p w14:paraId="6304A428" w14:textId="51806128" w:rsidR="2F34D563" w:rsidRPr="006274FF" w:rsidRDefault="2F34D563" w:rsidP="10C46C1E">
      <w:pPr>
        <w:pStyle w:val="APATitlePage"/>
        <w:rPr>
          <w:b w:val="0"/>
          <w:lang w:val="es-EC"/>
        </w:rPr>
      </w:pPr>
      <w:r w:rsidRPr="006274FF">
        <w:rPr>
          <w:b w:val="0"/>
          <w:lang w:val="es-EC"/>
        </w:rPr>
        <w:t xml:space="preserve">Bermeo Varela </w:t>
      </w:r>
      <w:proofErr w:type="spellStart"/>
      <w:r w:rsidRPr="006274FF">
        <w:rPr>
          <w:b w:val="0"/>
          <w:lang w:val="es-EC"/>
        </w:rPr>
        <w:t>Alisson</w:t>
      </w:r>
      <w:proofErr w:type="spellEnd"/>
      <w:r w:rsidRPr="006274FF">
        <w:rPr>
          <w:b w:val="0"/>
          <w:lang w:val="es-EC"/>
        </w:rPr>
        <w:t xml:space="preserve"> Citlalli</w:t>
      </w:r>
    </w:p>
    <w:p w14:paraId="2D203F61" w14:textId="77777777" w:rsidR="00111B4E" w:rsidRPr="006274FF" w:rsidRDefault="00111B4E" w:rsidP="00111B4E">
      <w:pPr>
        <w:pStyle w:val="APATitlePage"/>
        <w:rPr>
          <w:b w:val="0"/>
          <w:bCs/>
          <w:lang w:val="es-EC"/>
        </w:rPr>
      </w:pPr>
      <w:r w:rsidRPr="006274FF">
        <w:rPr>
          <w:b w:val="0"/>
          <w:bCs/>
          <w:lang w:val="es-EC"/>
        </w:rPr>
        <w:t>Fajardo Cristopher Dustin Silva</w:t>
      </w:r>
    </w:p>
    <w:p w14:paraId="3EC08A85" w14:textId="5C1FC17D" w:rsidR="00111B4E" w:rsidRPr="006274FF" w:rsidRDefault="00111B4E" w:rsidP="00553D89">
      <w:pPr>
        <w:pStyle w:val="APATitlePage"/>
        <w:rPr>
          <w:b w:val="0"/>
          <w:bCs/>
          <w:lang w:val="es-EC"/>
        </w:rPr>
      </w:pPr>
      <w:r w:rsidRPr="006274FF">
        <w:rPr>
          <w:b w:val="0"/>
          <w:bCs/>
          <w:lang w:val="es-EC"/>
        </w:rPr>
        <w:t xml:space="preserve">Falcones Torres Kevin </w:t>
      </w:r>
      <w:proofErr w:type="spellStart"/>
      <w:r w:rsidRPr="006274FF">
        <w:rPr>
          <w:b w:val="0"/>
          <w:bCs/>
          <w:lang w:val="es-EC"/>
        </w:rPr>
        <w:t>Josue</w:t>
      </w:r>
      <w:proofErr w:type="spellEnd"/>
    </w:p>
    <w:p w14:paraId="5E411AE4" w14:textId="36AC5ED5" w:rsidR="00111B4E" w:rsidRPr="006274FF" w:rsidRDefault="00111B4E" w:rsidP="0CFBE311">
      <w:pPr>
        <w:pStyle w:val="APATitlePage"/>
        <w:rPr>
          <w:b w:val="0"/>
          <w:lang w:val="es-EC"/>
        </w:rPr>
      </w:pPr>
      <w:r w:rsidRPr="006274FF">
        <w:rPr>
          <w:b w:val="0"/>
          <w:lang w:val="es-EC"/>
        </w:rPr>
        <w:t>Panches Iñiguez Michael Adonis</w:t>
      </w:r>
    </w:p>
    <w:p w14:paraId="25A25D76" w14:textId="084CA675" w:rsidR="2C79FE39" w:rsidRPr="006274FF" w:rsidRDefault="2C79FE39" w:rsidP="0CFBE311">
      <w:pPr>
        <w:pStyle w:val="APATitlePage"/>
        <w:rPr>
          <w:b w:val="0"/>
          <w:lang w:val="es-EC"/>
        </w:rPr>
      </w:pPr>
      <w:r w:rsidRPr="006274FF">
        <w:rPr>
          <w:b w:val="0"/>
          <w:lang w:val="es-EC"/>
        </w:rPr>
        <w:t>Quimi Franco Washington Roberth</w:t>
      </w:r>
    </w:p>
    <w:p w14:paraId="6C8D73B7" w14:textId="701F392C" w:rsidR="003E2DA7" w:rsidRPr="006274FF" w:rsidRDefault="003E2DA7" w:rsidP="003E2DA7">
      <w:pPr>
        <w:pStyle w:val="APATitlePage"/>
        <w:rPr>
          <w:lang w:val="es-EC"/>
        </w:rPr>
      </w:pPr>
    </w:p>
    <w:p w14:paraId="34D29C25" w14:textId="77777777" w:rsidR="003E2DA7" w:rsidRPr="006274FF" w:rsidRDefault="003E2DA7" w:rsidP="003E2DA7">
      <w:pPr>
        <w:pStyle w:val="APATitlePage"/>
        <w:rPr>
          <w:lang w:val="es-EC"/>
        </w:rPr>
      </w:pPr>
    </w:p>
    <w:p w14:paraId="573F6691" w14:textId="77777777" w:rsidR="003E2DA7" w:rsidRPr="006274FF" w:rsidRDefault="003E2DA7" w:rsidP="003E2DA7">
      <w:pPr>
        <w:pStyle w:val="APATitlePage"/>
        <w:rPr>
          <w:lang w:val="es-EC"/>
        </w:rPr>
      </w:pPr>
      <w:r w:rsidRPr="006274FF">
        <w:rPr>
          <w:lang w:val="es-EC"/>
        </w:rPr>
        <w:t>Docente:</w:t>
      </w:r>
    </w:p>
    <w:p w14:paraId="5BC6EAEB" w14:textId="27BE632C" w:rsidR="00553D89" w:rsidRPr="006274FF" w:rsidRDefault="003E2DA7" w:rsidP="003E2DA7">
      <w:pPr>
        <w:pStyle w:val="APATitlePage"/>
        <w:rPr>
          <w:b w:val="0"/>
          <w:lang w:val="es-EC"/>
        </w:rPr>
      </w:pPr>
      <w:r w:rsidRPr="4C96685E">
        <w:rPr>
          <w:b w:val="0"/>
          <w:lang w:val="es-EC"/>
        </w:rPr>
        <w:t>Ing. Lilia Beatriz Santos Díaz</w:t>
      </w:r>
    </w:p>
    <w:p w14:paraId="3D95C1D0" w14:textId="77777777" w:rsidR="003E2DA7" w:rsidRPr="006274FF" w:rsidRDefault="003E2DA7" w:rsidP="003E2DA7">
      <w:pPr>
        <w:pStyle w:val="APATitlePage"/>
        <w:rPr>
          <w:lang w:val="es-EC"/>
        </w:rPr>
      </w:pPr>
    </w:p>
    <w:p w14:paraId="635935A2" w14:textId="102ABC90" w:rsidR="003E2DA7" w:rsidRPr="006274FF" w:rsidRDefault="003E2DA7" w:rsidP="003E2DA7">
      <w:pPr>
        <w:pStyle w:val="APATitlePage"/>
        <w:rPr>
          <w:lang w:val="es-EC"/>
        </w:rPr>
      </w:pPr>
      <w:r w:rsidRPr="006274FF">
        <w:rPr>
          <w:lang w:val="es-EC"/>
        </w:rPr>
        <w:t>Materia:</w:t>
      </w:r>
      <w:r w:rsidRPr="006274FF">
        <w:rPr>
          <w:lang w:val="es-EC"/>
        </w:rPr>
        <w:br/>
      </w:r>
      <w:r w:rsidRPr="006274FF">
        <w:rPr>
          <w:b w:val="0"/>
          <w:bCs/>
          <w:lang w:val="es-EC"/>
        </w:rPr>
        <w:t>Verificación y Validación de Software</w:t>
      </w:r>
    </w:p>
    <w:p w14:paraId="706B776B" w14:textId="77777777" w:rsidR="003E2DA7" w:rsidRPr="006274FF" w:rsidRDefault="003E2DA7" w:rsidP="003E2DA7">
      <w:pPr>
        <w:pStyle w:val="APATitlePage"/>
        <w:rPr>
          <w:lang w:val="es-EC"/>
        </w:rPr>
      </w:pPr>
    </w:p>
    <w:p w14:paraId="62AA4BAD" w14:textId="131D436A" w:rsidR="003E2DA7" w:rsidRPr="006274FF" w:rsidRDefault="003E2DA7" w:rsidP="5A066667">
      <w:pPr>
        <w:pStyle w:val="APATitlePage"/>
        <w:jc w:val="left"/>
        <w:rPr>
          <w:lang w:val="es-EC"/>
        </w:rPr>
      </w:pPr>
    </w:p>
    <w:p w14:paraId="7A0D2273" w14:textId="77777777" w:rsidR="003E2DA7" w:rsidRPr="006274FF" w:rsidRDefault="003E2DA7" w:rsidP="003E2DA7">
      <w:pPr>
        <w:pStyle w:val="APATitlePage"/>
        <w:rPr>
          <w:lang w:val="es-EC"/>
        </w:rPr>
      </w:pPr>
    </w:p>
    <w:p w14:paraId="2C09CBFE" w14:textId="77777777" w:rsidR="003E2DA7" w:rsidRPr="006274FF" w:rsidRDefault="003E2DA7" w:rsidP="003E2DA7">
      <w:pPr>
        <w:pStyle w:val="APATitlePage"/>
        <w:rPr>
          <w:lang w:val="es-EC"/>
        </w:rPr>
      </w:pPr>
    </w:p>
    <w:p w14:paraId="2516E224" w14:textId="56C4C6ED" w:rsidR="003E2DA7" w:rsidRPr="006274FF" w:rsidRDefault="003E2DA7" w:rsidP="003E2DA7">
      <w:pPr>
        <w:pStyle w:val="APATitlePage"/>
        <w:rPr>
          <w:lang w:val="es-EC"/>
        </w:rPr>
      </w:pPr>
      <w:r w:rsidRPr="006274FF">
        <w:rPr>
          <w:lang w:val="es-EC"/>
        </w:rPr>
        <w:t>GUAYAQUIL</w:t>
      </w:r>
    </w:p>
    <w:p w14:paraId="790672D6" w14:textId="0929E72B" w:rsidR="00307D40" w:rsidRPr="006274FF" w:rsidRDefault="00812816" w:rsidP="003E2DA7">
      <w:pPr>
        <w:pStyle w:val="APATitlePage"/>
        <w:rPr>
          <w:lang w:val="es-EC"/>
        </w:rPr>
      </w:pPr>
      <w:r w:rsidRPr="006274FF">
        <w:rPr>
          <w:lang w:val="es-EC"/>
        </w:rPr>
        <w:t>9</w:t>
      </w:r>
      <w:r w:rsidR="003E2DA7" w:rsidRPr="006274FF">
        <w:rPr>
          <w:lang w:val="es-EC"/>
        </w:rPr>
        <w:t xml:space="preserve"> de </w:t>
      </w:r>
      <w:r w:rsidRPr="006274FF">
        <w:rPr>
          <w:lang w:val="es-EC"/>
        </w:rPr>
        <w:t>agosto</w:t>
      </w:r>
      <w:r w:rsidR="003E2DA7" w:rsidRPr="006274FF">
        <w:rPr>
          <w:lang w:val="es-EC"/>
        </w:rPr>
        <w:t xml:space="preserve"> de 2023</w:t>
      </w:r>
      <w:r w:rsidR="000D7BB4" w:rsidRPr="006274FF">
        <w:rPr>
          <w:lang w:val="es-EC"/>
        </w:rPr>
        <w:br w:type="page"/>
      </w:r>
      <w:bookmarkStart w:id="3" w:name="_Toc55962612"/>
      <w:bookmarkStart w:id="4" w:name="_Toc55962767"/>
      <w:bookmarkStart w:id="5" w:name="_Toc55962868"/>
      <w:bookmarkStart w:id="6" w:name="_Toc55972098"/>
      <w:bookmarkStart w:id="7" w:name="_Toc57258272"/>
      <w:bookmarkStart w:id="8" w:name="_Toc57258424"/>
      <w:bookmarkStart w:id="9" w:name="_Toc57258726"/>
      <w:bookmarkStart w:id="10" w:name="_Toc57260719"/>
      <w:bookmarkStart w:id="11" w:name="_Toc57261154"/>
      <w:bookmarkStart w:id="12" w:name="_Toc61935807"/>
      <w:bookmarkStart w:id="13" w:name="_Toc262170287"/>
      <w:bookmarkStart w:id="14" w:name="_Toc136600878"/>
      <w:bookmarkStart w:id="15" w:name="_Toc156952358"/>
      <w:bookmarkStart w:id="16" w:name="_Toc184890569"/>
      <w:bookmarkStart w:id="17" w:name="_Toc184891358"/>
      <w:bookmarkStart w:id="18" w:name="_Toc184891792"/>
      <w:bookmarkStart w:id="19" w:name="_Toc185035825"/>
      <w:bookmarkStart w:id="20" w:name="_Toc185035952"/>
      <w:bookmarkStart w:id="21" w:name="_Toc185063559"/>
      <w:bookmarkStart w:id="22" w:name="_Toc185067740"/>
      <w:bookmarkEnd w:id="1"/>
      <w:bookmarkEnd w:id="2"/>
    </w:p>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14:paraId="526539DC" w14:textId="5CAF07C8" w:rsidR="00A53F71" w:rsidRDefault="00C81D1F">
      <w:pPr>
        <w:pStyle w:val="TDC1"/>
        <w:tabs>
          <w:tab w:val="right" w:leader="dot" w:pos="9009"/>
        </w:tabs>
        <w:rPr>
          <w:rFonts w:eastAsiaTheme="minorEastAsia" w:cstheme="minorBidi"/>
          <w:b w:val="0"/>
          <w:bCs w:val="0"/>
          <w:noProof/>
          <w:kern w:val="2"/>
          <w:sz w:val="22"/>
          <w:szCs w:val="22"/>
          <w:lang w:val="es-EC" w:eastAsia="es-EC"/>
          <w14:ligatures w14:val="standardContextual"/>
        </w:rPr>
      </w:pPr>
      <w:r w:rsidRPr="006274FF">
        <w:rPr>
          <w:lang w:val="es-EC"/>
        </w:rPr>
        <w:lastRenderedPageBreak/>
        <w:fldChar w:fldCharType="begin"/>
      </w:r>
      <w:r w:rsidRPr="006274FF">
        <w:rPr>
          <w:lang w:val="es-EC"/>
        </w:rPr>
        <w:instrText xml:space="preserve"> TOC \o "1-3" \h \z \t "APA Level 1;1;APA Level 2;2" </w:instrText>
      </w:r>
      <w:r w:rsidRPr="006274FF">
        <w:rPr>
          <w:lang w:val="es-EC"/>
        </w:rPr>
        <w:fldChar w:fldCharType="separate"/>
      </w:r>
      <w:hyperlink w:anchor="_Toc142516865" w:history="1">
        <w:r w:rsidR="00A53F71" w:rsidRPr="00183BE4">
          <w:rPr>
            <w:rStyle w:val="Hipervnculo"/>
            <w:noProof/>
          </w:rPr>
          <w:t>Testing estático</w:t>
        </w:r>
        <w:r w:rsidR="00A53F71">
          <w:rPr>
            <w:noProof/>
            <w:webHidden/>
          </w:rPr>
          <w:tab/>
        </w:r>
        <w:r w:rsidR="00A53F71">
          <w:rPr>
            <w:noProof/>
            <w:webHidden/>
          </w:rPr>
          <w:fldChar w:fldCharType="begin"/>
        </w:r>
        <w:r w:rsidR="00A53F71">
          <w:rPr>
            <w:noProof/>
            <w:webHidden/>
          </w:rPr>
          <w:instrText xml:space="preserve"> PAGEREF _Toc142516865 \h </w:instrText>
        </w:r>
        <w:r w:rsidR="00A53F71">
          <w:rPr>
            <w:noProof/>
            <w:webHidden/>
          </w:rPr>
        </w:r>
        <w:r w:rsidR="00A53F71">
          <w:rPr>
            <w:noProof/>
            <w:webHidden/>
          </w:rPr>
          <w:fldChar w:fldCharType="separate"/>
        </w:r>
        <w:r w:rsidR="00DD5092">
          <w:rPr>
            <w:noProof/>
            <w:webHidden/>
          </w:rPr>
          <w:t>3</w:t>
        </w:r>
        <w:r w:rsidR="00A53F71">
          <w:rPr>
            <w:noProof/>
            <w:webHidden/>
          </w:rPr>
          <w:fldChar w:fldCharType="end"/>
        </w:r>
      </w:hyperlink>
    </w:p>
    <w:p w14:paraId="10697F92" w14:textId="0A60940B"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66" w:history="1">
        <w:r w:rsidR="00A53F71" w:rsidRPr="00183BE4">
          <w:rPr>
            <w:rStyle w:val="Hipervnculo"/>
            <w:noProof/>
          </w:rPr>
          <w:t>Documentación</w:t>
        </w:r>
        <w:r w:rsidR="00A53F71">
          <w:rPr>
            <w:noProof/>
            <w:webHidden/>
          </w:rPr>
          <w:tab/>
        </w:r>
        <w:r w:rsidR="00A53F71">
          <w:rPr>
            <w:noProof/>
            <w:webHidden/>
          </w:rPr>
          <w:fldChar w:fldCharType="begin"/>
        </w:r>
        <w:r w:rsidR="00A53F71">
          <w:rPr>
            <w:noProof/>
            <w:webHidden/>
          </w:rPr>
          <w:instrText xml:space="preserve"> PAGEREF _Toc142516866 \h </w:instrText>
        </w:r>
        <w:r w:rsidR="00A53F71">
          <w:rPr>
            <w:noProof/>
            <w:webHidden/>
          </w:rPr>
        </w:r>
        <w:r w:rsidR="00A53F71">
          <w:rPr>
            <w:noProof/>
            <w:webHidden/>
          </w:rPr>
          <w:fldChar w:fldCharType="separate"/>
        </w:r>
        <w:r w:rsidR="00DD5092">
          <w:rPr>
            <w:noProof/>
            <w:webHidden/>
          </w:rPr>
          <w:t>3</w:t>
        </w:r>
        <w:r w:rsidR="00A53F71">
          <w:rPr>
            <w:noProof/>
            <w:webHidden/>
          </w:rPr>
          <w:fldChar w:fldCharType="end"/>
        </w:r>
      </w:hyperlink>
    </w:p>
    <w:p w14:paraId="3A4FC4ED" w14:textId="62F8E820"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67" w:history="1">
        <w:r w:rsidR="00A53F71" w:rsidRPr="00183BE4">
          <w:rPr>
            <w:rStyle w:val="Hipervnculo"/>
            <w:noProof/>
          </w:rPr>
          <w:t>SonarQube para Testing Estático</w:t>
        </w:r>
        <w:r w:rsidR="00A53F71">
          <w:rPr>
            <w:noProof/>
            <w:webHidden/>
          </w:rPr>
          <w:tab/>
        </w:r>
        <w:r w:rsidR="00A53F71">
          <w:rPr>
            <w:noProof/>
            <w:webHidden/>
          </w:rPr>
          <w:fldChar w:fldCharType="begin"/>
        </w:r>
        <w:r w:rsidR="00A53F71">
          <w:rPr>
            <w:noProof/>
            <w:webHidden/>
          </w:rPr>
          <w:instrText xml:space="preserve"> PAGEREF _Toc142516867 \h </w:instrText>
        </w:r>
        <w:r w:rsidR="00A53F71">
          <w:rPr>
            <w:noProof/>
            <w:webHidden/>
          </w:rPr>
          <w:fldChar w:fldCharType="separate"/>
        </w:r>
        <w:r w:rsidR="00DD5092">
          <w:rPr>
            <w:b/>
            <w:bCs/>
            <w:noProof/>
            <w:webHidden/>
            <w:lang w:val="es-ES"/>
          </w:rPr>
          <w:t>¡Error! Marcador no definido.</w:t>
        </w:r>
        <w:r w:rsidR="00A53F71">
          <w:rPr>
            <w:noProof/>
            <w:webHidden/>
          </w:rPr>
          <w:fldChar w:fldCharType="end"/>
        </w:r>
      </w:hyperlink>
    </w:p>
    <w:p w14:paraId="21429D7A" w14:textId="22D23C57" w:rsidR="00A53F71" w:rsidRDefault="00000000">
      <w:pPr>
        <w:pStyle w:val="TDC1"/>
        <w:tabs>
          <w:tab w:val="right" w:leader="dot" w:pos="9009"/>
        </w:tabs>
        <w:rPr>
          <w:rFonts w:eastAsiaTheme="minorEastAsia" w:cstheme="minorBidi"/>
          <w:b w:val="0"/>
          <w:bCs w:val="0"/>
          <w:noProof/>
          <w:kern w:val="2"/>
          <w:sz w:val="22"/>
          <w:szCs w:val="22"/>
          <w:lang w:val="es-EC" w:eastAsia="es-EC"/>
          <w14:ligatures w14:val="standardContextual"/>
        </w:rPr>
      </w:pPr>
      <w:hyperlink w:anchor="_Toc142516868" w:history="1">
        <w:r w:rsidR="00A53F71" w:rsidRPr="00183BE4">
          <w:rPr>
            <w:rStyle w:val="Hipervnculo"/>
            <w:noProof/>
          </w:rPr>
          <w:t>Testing dinámico – Caja Negra</w:t>
        </w:r>
        <w:r w:rsidR="00A53F71">
          <w:rPr>
            <w:noProof/>
            <w:webHidden/>
          </w:rPr>
          <w:tab/>
        </w:r>
        <w:r w:rsidR="00A53F71">
          <w:rPr>
            <w:noProof/>
            <w:webHidden/>
          </w:rPr>
          <w:fldChar w:fldCharType="begin"/>
        </w:r>
        <w:r w:rsidR="00A53F71">
          <w:rPr>
            <w:noProof/>
            <w:webHidden/>
          </w:rPr>
          <w:instrText xml:space="preserve"> PAGEREF _Toc142516868 \h </w:instrText>
        </w:r>
        <w:r w:rsidR="00A53F71">
          <w:rPr>
            <w:noProof/>
            <w:webHidden/>
          </w:rPr>
        </w:r>
        <w:r w:rsidR="00A53F71">
          <w:rPr>
            <w:noProof/>
            <w:webHidden/>
          </w:rPr>
          <w:fldChar w:fldCharType="separate"/>
        </w:r>
        <w:r w:rsidR="00DD5092">
          <w:rPr>
            <w:noProof/>
            <w:webHidden/>
          </w:rPr>
          <w:t>6</w:t>
        </w:r>
        <w:r w:rsidR="00A53F71">
          <w:rPr>
            <w:noProof/>
            <w:webHidden/>
          </w:rPr>
          <w:fldChar w:fldCharType="end"/>
        </w:r>
      </w:hyperlink>
    </w:p>
    <w:p w14:paraId="13A021F2" w14:textId="196715B1"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69" w:history="1">
        <w:r w:rsidR="00A53F71" w:rsidRPr="00183BE4">
          <w:rPr>
            <w:rStyle w:val="Hipervnculo"/>
            <w:noProof/>
          </w:rPr>
          <w:t>Partición de equivalencia y valores limite</w:t>
        </w:r>
        <w:r w:rsidR="00A53F71">
          <w:rPr>
            <w:noProof/>
            <w:webHidden/>
          </w:rPr>
          <w:tab/>
        </w:r>
        <w:r w:rsidR="00A53F71">
          <w:rPr>
            <w:noProof/>
            <w:webHidden/>
          </w:rPr>
          <w:fldChar w:fldCharType="begin"/>
        </w:r>
        <w:r w:rsidR="00A53F71">
          <w:rPr>
            <w:noProof/>
            <w:webHidden/>
          </w:rPr>
          <w:instrText xml:space="preserve"> PAGEREF _Toc142516869 \h </w:instrText>
        </w:r>
        <w:r w:rsidR="00A53F71">
          <w:rPr>
            <w:noProof/>
            <w:webHidden/>
          </w:rPr>
        </w:r>
        <w:r w:rsidR="00A53F71">
          <w:rPr>
            <w:noProof/>
            <w:webHidden/>
          </w:rPr>
          <w:fldChar w:fldCharType="separate"/>
        </w:r>
        <w:r w:rsidR="00DD5092">
          <w:rPr>
            <w:noProof/>
            <w:webHidden/>
          </w:rPr>
          <w:t>6</w:t>
        </w:r>
        <w:r w:rsidR="00A53F71">
          <w:rPr>
            <w:noProof/>
            <w:webHidden/>
          </w:rPr>
          <w:fldChar w:fldCharType="end"/>
        </w:r>
      </w:hyperlink>
    </w:p>
    <w:p w14:paraId="0143057A" w14:textId="0336CB9F"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70" w:history="1">
        <w:r w:rsidR="00A53F71" w:rsidRPr="00183BE4">
          <w:rPr>
            <w:rStyle w:val="Hipervnculo"/>
            <w:noProof/>
          </w:rPr>
          <w:t>Diagramas de transición de estado</w:t>
        </w:r>
        <w:r w:rsidR="00A53F71">
          <w:rPr>
            <w:noProof/>
            <w:webHidden/>
          </w:rPr>
          <w:tab/>
        </w:r>
        <w:r w:rsidR="00A53F71">
          <w:rPr>
            <w:noProof/>
            <w:webHidden/>
          </w:rPr>
          <w:fldChar w:fldCharType="begin"/>
        </w:r>
        <w:r w:rsidR="00A53F71">
          <w:rPr>
            <w:noProof/>
            <w:webHidden/>
          </w:rPr>
          <w:instrText xml:space="preserve"> PAGEREF _Toc142516870 \h </w:instrText>
        </w:r>
        <w:r w:rsidR="00A53F71">
          <w:rPr>
            <w:noProof/>
            <w:webHidden/>
          </w:rPr>
        </w:r>
        <w:r w:rsidR="00A53F71">
          <w:rPr>
            <w:noProof/>
            <w:webHidden/>
          </w:rPr>
          <w:fldChar w:fldCharType="separate"/>
        </w:r>
        <w:r w:rsidR="00DD5092">
          <w:rPr>
            <w:noProof/>
            <w:webHidden/>
          </w:rPr>
          <w:t>6</w:t>
        </w:r>
        <w:r w:rsidR="00A53F71">
          <w:rPr>
            <w:noProof/>
            <w:webHidden/>
          </w:rPr>
          <w:fldChar w:fldCharType="end"/>
        </w:r>
      </w:hyperlink>
    </w:p>
    <w:p w14:paraId="0335D485" w14:textId="548E09B6"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71" w:history="1">
        <w:r w:rsidR="00A53F71" w:rsidRPr="00183BE4">
          <w:rPr>
            <w:rStyle w:val="Hipervnculo"/>
            <w:noProof/>
          </w:rPr>
          <w:t>Tablas de decisión</w:t>
        </w:r>
        <w:r w:rsidR="00A53F71">
          <w:rPr>
            <w:noProof/>
            <w:webHidden/>
          </w:rPr>
          <w:tab/>
        </w:r>
        <w:r w:rsidR="00A53F71">
          <w:rPr>
            <w:noProof/>
            <w:webHidden/>
          </w:rPr>
          <w:fldChar w:fldCharType="begin"/>
        </w:r>
        <w:r w:rsidR="00A53F71">
          <w:rPr>
            <w:noProof/>
            <w:webHidden/>
          </w:rPr>
          <w:instrText xml:space="preserve"> PAGEREF _Toc142516871 \h </w:instrText>
        </w:r>
        <w:r w:rsidR="00A53F71">
          <w:rPr>
            <w:noProof/>
            <w:webHidden/>
          </w:rPr>
        </w:r>
        <w:r w:rsidR="00A53F71">
          <w:rPr>
            <w:noProof/>
            <w:webHidden/>
          </w:rPr>
          <w:fldChar w:fldCharType="separate"/>
        </w:r>
        <w:r w:rsidR="00DD5092">
          <w:rPr>
            <w:noProof/>
            <w:webHidden/>
          </w:rPr>
          <w:t>8</w:t>
        </w:r>
        <w:r w:rsidR="00A53F71">
          <w:rPr>
            <w:noProof/>
            <w:webHidden/>
          </w:rPr>
          <w:fldChar w:fldCharType="end"/>
        </w:r>
      </w:hyperlink>
    </w:p>
    <w:p w14:paraId="43269276" w14:textId="63E5040C"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72" w:history="1">
        <w:r w:rsidR="00A53F71" w:rsidRPr="00183BE4">
          <w:rPr>
            <w:rStyle w:val="Hipervnculo"/>
            <w:noProof/>
          </w:rPr>
          <w:t>Casos de uso</w:t>
        </w:r>
        <w:r w:rsidR="00A53F71">
          <w:rPr>
            <w:noProof/>
            <w:webHidden/>
          </w:rPr>
          <w:tab/>
        </w:r>
        <w:r w:rsidR="00A53F71">
          <w:rPr>
            <w:noProof/>
            <w:webHidden/>
          </w:rPr>
          <w:fldChar w:fldCharType="begin"/>
        </w:r>
        <w:r w:rsidR="00A53F71">
          <w:rPr>
            <w:noProof/>
            <w:webHidden/>
          </w:rPr>
          <w:instrText xml:space="preserve"> PAGEREF _Toc142516872 \h </w:instrText>
        </w:r>
        <w:r w:rsidR="00A53F71">
          <w:rPr>
            <w:noProof/>
            <w:webHidden/>
          </w:rPr>
        </w:r>
        <w:r w:rsidR="00A53F71">
          <w:rPr>
            <w:noProof/>
            <w:webHidden/>
          </w:rPr>
          <w:fldChar w:fldCharType="separate"/>
        </w:r>
        <w:r w:rsidR="00DD5092">
          <w:rPr>
            <w:noProof/>
            <w:webHidden/>
          </w:rPr>
          <w:t>9</w:t>
        </w:r>
        <w:r w:rsidR="00A53F71">
          <w:rPr>
            <w:noProof/>
            <w:webHidden/>
          </w:rPr>
          <w:fldChar w:fldCharType="end"/>
        </w:r>
      </w:hyperlink>
    </w:p>
    <w:p w14:paraId="39CD9B49" w14:textId="1B72C0D5" w:rsidR="00A53F71" w:rsidRDefault="00000000">
      <w:pPr>
        <w:pStyle w:val="TDC1"/>
        <w:tabs>
          <w:tab w:val="right" w:leader="dot" w:pos="9009"/>
        </w:tabs>
        <w:rPr>
          <w:rFonts w:eastAsiaTheme="minorEastAsia" w:cstheme="minorBidi"/>
          <w:b w:val="0"/>
          <w:bCs w:val="0"/>
          <w:noProof/>
          <w:kern w:val="2"/>
          <w:sz w:val="22"/>
          <w:szCs w:val="22"/>
          <w:lang w:val="es-EC" w:eastAsia="es-EC"/>
          <w14:ligatures w14:val="standardContextual"/>
        </w:rPr>
      </w:pPr>
      <w:hyperlink w:anchor="_Toc142516873" w:history="1">
        <w:r w:rsidR="00A53F71" w:rsidRPr="00183BE4">
          <w:rPr>
            <w:rStyle w:val="Hipervnculo"/>
            <w:noProof/>
          </w:rPr>
          <w:t>Testing dinámico – Caja Blanca</w:t>
        </w:r>
        <w:r w:rsidR="00A53F71">
          <w:rPr>
            <w:noProof/>
            <w:webHidden/>
          </w:rPr>
          <w:tab/>
        </w:r>
        <w:r w:rsidR="00A53F71">
          <w:rPr>
            <w:noProof/>
            <w:webHidden/>
          </w:rPr>
          <w:fldChar w:fldCharType="begin"/>
        </w:r>
        <w:r w:rsidR="00A53F71">
          <w:rPr>
            <w:noProof/>
            <w:webHidden/>
          </w:rPr>
          <w:instrText xml:space="preserve"> PAGEREF _Toc142516873 \h </w:instrText>
        </w:r>
        <w:r w:rsidR="00A53F71">
          <w:rPr>
            <w:noProof/>
            <w:webHidden/>
          </w:rPr>
        </w:r>
        <w:r w:rsidR="00A53F71">
          <w:rPr>
            <w:noProof/>
            <w:webHidden/>
          </w:rPr>
          <w:fldChar w:fldCharType="separate"/>
        </w:r>
        <w:r w:rsidR="00DD5092">
          <w:rPr>
            <w:noProof/>
            <w:webHidden/>
          </w:rPr>
          <w:t>10</w:t>
        </w:r>
        <w:r w:rsidR="00A53F71">
          <w:rPr>
            <w:noProof/>
            <w:webHidden/>
          </w:rPr>
          <w:fldChar w:fldCharType="end"/>
        </w:r>
      </w:hyperlink>
    </w:p>
    <w:p w14:paraId="1FCB05A8" w14:textId="1DE97228"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74" w:history="1">
        <w:r w:rsidR="00A53F71" w:rsidRPr="00183BE4">
          <w:rPr>
            <w:rStyle w:val="Hipervnculo"/>
            <w:noProof/>
          </w:rPr>
          <w:t>Criterios de caminos</w:t>
        </w:r>
        <w:r w:rsidR="00A53F71">
          <w:rPr>
            <w:noProof/>
            <w:webHidden/>
          </w:rPr>
          <w:tab/>
        </w:r>
        <w:r w:rsidR="00A53F71">
          <w:rPr>
            <w:noProof/>
            <w:webHidden/>
          </w:rPr>
          <w:fldChar w:fldCharType="begin"/>
        </w:r>
        <w:r w:rsidR="00A53F71">
          <w:rPr>
            <w:noProof/>
            <w:webHidden/>
          </w:rPr>
          <w:instrText xml:space="preserve"> PAGEREF _Toc142516874 \h </w:instrText>
        </w:r>
        <w:r w:rsidR="00A53F71">
          <w:rPr>
            <w:noProof/>
            <w:webHidden/>
          </w:rPr>
        </w:r>
        <w:r w:rsidR="00A53F71">
          <w:rPr>
            <w:noProof/>
            <w:webHidden/>
          </w:rPr>
          <w:fldChar w:fldCharType="separate"/>
        </w:r>
        <w:r w:rsidR="00DD5092">
          <w:rPr>
            <w:noProof/>
            <w:webHidden/>
          </w:rPr>
          <w:t>10</w:t>
        </w:r>
        <w:r w:rsidR="00A53F71">
          <w:rPr>
            <w:noProof/>
            <w:webHidden/>
          </w:rPr>
          <w:fldChar w:fldCharType="end"/>
        </w:r>
      </w:hyperlink>
    </w:p>
    <w:p w14:paraId="4AA4B21B" w14:textId="1D058FE4"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75" w:history="1">
        <w:r w:rsidR="00A53F71" w:rsidRPr="00183BE4">
          <w:rPr>
            <w:rStyle w:val="Hipervnculo"/>
            <w:noProof/>
          </w:rPr>
          <w:t>Comprobación de existencia de un nuevo cliente</w:t>
        </w:r>
        <w:r w:rsidR="00A53F71">
          <w:rPr>
            <w:noProof/>
            <w:webHidden/>
          </w:rPr>
          <w:tab/>
        </w:r>
        <w:r w:rsidR="00A53F71">
          <w:rPr>
            <w:noProof/>
            <w:webHidden/>
          </w:rPr>
          <w:fldChar w:fldCharType="begin"/>
        </w:r>
        <w:r w:rsidR="00A53F71">
          <w:rPr>
            <w:noProof/>
            <w:webHidden/>
          </w:rPr>
          <w:instrText xml:space="preserve"> PAGEREF _Toc142516875 \h </w:instrText>
        </w:r>
        <w:r w:rsidR="00A53F71">
          <w:rPr>
            <w:noProof/>
            <w:webHidden/>
          </w:rPr>
        </w:r>
        <w:r w:rsidR="00A53F71">
          <w:rPr>
            <w:noProof/>
            <w:webHidden/>
          </w:rPr>
          <w:fldChar w:fldCharType="separate"/>
        </w:r>
        <w:r w:rsidR="00DD5092">
          <w:rPr>
            <w:noProof/>
            <w:webHidden/>
          </w:rPr>
          <w:t>10</w:t>
        </w:r>
        <w:r w:rsidR="00A53F71">
          <w:rPr>
            <w:noProof/>
            <w:webHidden/>
          </w:rPr>
          <w:fldChar w:fldCharType="end"/>
        </w:r>
      </w:hyperlink>
    </w:p>
    <w:p w14:paraId="2B5198DE" w14:textId="04D29136"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76" w:history="1">
        <w:r w:rsidR="00A53F71" w:rsidRPr="00183BE4">
          <w:rPr>
            <w:rStyle w:val="Hipervnculo"/>
            <w:noProof/>
          </w:rPr>
          <w:t>Bucles</w:t>
        </w:r>
        <w:r w:rsidR="00A53F71">
          <w:rPr>
            <w:noProof/>
            <w:webHidden/>
          </w:rPr>
          <w:tab/>
        </w:r>
        <w:r w:rsidR="00A53F71">
          <w:rPr>
            <w:noProof/>
            <w:webHidden/>
          </w:rPr>
          <w:fldChar w:fldCharType="begin"/>
        </w:r>
        <w:r w:rsidR="00A53F71">
          <w:rPr>
            <w:noProof/>
            <w:webHidden/>
          </w:rPr>
          <w:instrText xml:space="preserve"> PAGEREF _Toc142516876 \h </w:instrText>
        </w:r>
        <w:r w:rsidR="00A53F71">
          <w:rPr>
            <w:noProof/>
            <w:webHidden/>
          </w:rPr>
        </w:r>
        <w:r w:rsidR="00A53F71">
          <w:rPr>
            <w:noProof/>
            <w:webHidden/>
          </w:rPr>
          <w:fldChar w:fldCharType="separate"/>
        </w:r>
        <w:r w:rsidR="00DD5092">
          <w:rPr>
            <w:noProof/>
            <w:webHidden/>
          </w:rPr>
          <w:t>11</w:t>
        </w:r>
        <w:r w:rsidR="00A53F71">
          <w:rPr>
            <w:noProof/>
            <w:webHidden/>
          </w:rPr>
          <w:fldChar w:fldCharType="end"/>
        </w:r>
      </w:hyperlink>
    </w:p>
    <w:p w14:paraId="74623511" w14:textId="7412CE8B" w:rsidR="00A53F71" w:rsidRDefault="00000000">
      <w:pPr>
        <w:pStyle w:val="TDC1"/>
        <w:tabs>
          <w:tab w:val="right" w:leader="dot" w:pos="9009"/>
        </w:tabs>
        <w:rPr>
          <w:rFonts w:eastAsiaTheme="minorEastAsia" w:cstheme="minorBidi"/>
          <w:b w:val="0"/>
          <w:bCs w:val="0"/>
          <w:noProof/>
          <w:kern w:val="2"/>
          <w:sz w:val="22"/>
          <w:szCs w:val="22"/>
          <w:lang w:val="es-EC" w:eastAsia="es-EC"/>
          <w14:ligatures w14:val="standardContextual"/>
        </w:rPr>
      </w:pPr>
      <w:hyperlink w:anchor="_Toc142516877" w:history="1">
        <w:r w:rsidR="00A53F71" w:rsidRPr="00183BE4">
          <w:rPr>
            <w:rStyle w:val="Hipervnculo"/>
            <w:noProof/>
          </w:rPr>
          <w:t>Testing Métodos Lógica de Negocios – JUnit</w:t>
        </w:r>
        <w:r w:rsidR="00A53F71">
          <w:rPr>
            <w:noProof/>
            <w:webHidden/>
          </w:rPr>
          <w:tab/>
        </w:r>
        <w:r w:rsidR="00A53F71">
          <w:rPr>
            <w:noProof/>
            <w:webHidden/>
          </w:rPr>
          <w:fldChar w:fldCharType="begin"/>
        </w:r>
        <w:r w:rsidR="00A53F71">
          <w:rPr>
            <w:noProof/>
            <w:webHidden/>
          </w:rPr>
          <w:instrText xml:space="preserve"> PAGEREF _Toc142516877 \h </w:instrText>
        </w:r>
        <w:r w:rsidR="00A53F71">
          <w:rPr>
            <w:noProof/>
            <w:webHidden/>
          </w:rPr>
        </w:r>
        <w:r w:rsidR="00A53F71">
          <w:rPr>
            <w:noProof/>
            <w:webHidden/>
          </w:rPr>
          <w:fldChar w:fldCharType="separate"/>
        </w:r>
        <w:r w:rsidR="00DD5092">
          <w:rPr>
            <w:noProof/>
            <w:webHidden/>
          </w:rPr>
          <w:t>12</w:t>
        </w:r>
        <w:r w:rsidR="00A53F71">
          <w:rPr>
            <w:noProof/>
            <w:webHidden/>
          </w:rPr>
          <w:fldChar w:fldCharType="end"/>
        </w:r>
      </w:hyperlink>
    </w:p>
    <w:p w14:paraId="769AC4C2" w14:textId="3341E116"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78" w:history="1">
        <w:r w:rsidR="00A53F71" w:rsidRPr="00183BE4">
          <w:rPr>
            <w:rStyle w:val="Hipervnculo"/>
            <w:noProof/>
          </w:rPr>
          <w:t>Importancia de las Pruebas</w:t>
        </w:r>
        <w:r w:rsidR="00A53F71">
          <w:rPr>
            <w:noProof/>
            <w:webHidden/>
          </w:rPr>
          <w:tab/>
        </w:r>
        <w:r w:rsidR="00A53F71">
          <w:rPr>
            <w:noProof/>
            <w:webHidden/>
          </w:rPr>
          <w:fldChar w:fldCharType="begin"/>
        </w:r>
        <w:r w:rsidR="00A53F71">
          <w:rPr>
            <w:noProof/>
            <w:webHidden/>
          </w:rPr>
          <w:instrText xml:space="preserve"> PAGEREF _Toc142516878 \h </w:instrText>
        </w:r>
        <w:r w:rsidR="00A53F71">
          <w:rPr>
            <w:noProof/>
            <w:webHidden/>
          </w:rPr>
        </w:r>
        <w:r w:rsidR="00A53F71">
          <w:rPr>
            <w:noProof/>
            <w:webHidden/>
          </w:rPr>
          <w:fldChar w:fldCharType="separate"/>
        </w:r>
        <w:r w:rsidR="00DD5092">
          <w:rPr>
            <w:noProof/>
            <w:webHidden/>
          </w:rPr>
          <w:t>12</w:t>
        </w:r>
        <w:r w:rsidR="00A53F71">
          <w:rPr>
            <w:noProof/>
            <w:webHidden/>
          </w:rPr>
          <w:fldChar w:fldCharType="end"/>
        </w:r>
      </w:hyperlink>
    </w:p>
    <w:p w14:paraId="2A7B42C9" w14:textId="132B9BE9"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79" w:history="1">
        <w:r w:rsidR="00A53F71" w:rsidRPr="00183BE4">
          <w:rPr>
            <w:rStyle w:val="Hipervnculo"/>
            <w:noProof/>
          </w:rPr>
          <w:t>Descripción de las Pruebas</w:t>
        </w:r>
        <w:r w:rsidR="00A53F71">
          <w:rPr>
            <w:noProof/>
            <w:webHidden/>
          </w:rPr>
          <w:tab/>
        </w:r>
        <w:r w:rsidR="00A53F71">
          <w:rPr>
            <w:noProof/>
            <w:webHidden/>
          </w:rPr>
          <w:fldChar w:fldCharType="begin"/>
        </w:r>
        <w:r w:rsidR="00A53F71">
          <w:rPr>
            <w:noProof/>
            <w:webHidden/>
          </w:rPr>
          <w:instrText xml:space="preserve"> PAGEREF _Toc142516879 \h </w:instrText>
        </w:r>
        <w:r w:rsidR="00A53F71">
          <w:rPr>
            <w:noProof/>
            <w:webHidden/>
          </w:rPr>
        </w:r>
        <w:r w:rsidR="00A53F71">
          <w:rPr>
            <w:noProof/>
            <w:webHidden/>
          </w:rPr>
          <w:fldChar w:fldCharType="separate"/>
        </w:r>
        <w:r w:rsidR="00DD5092">
          <w:rPr>
            <w:noProof/>
            <w:webHidden/>
          </w:rPr>
          <w:t>13</w:t>
        </w:r>
        <w:r w:rsidR="00A53F71">
          <w:rPr>
            <w:noProof/>
            <w:webHidden/>
          </w:rPr>
          <w:fldChar w:fldCharType="end"/>
        </w:r>
      </w:hyperlink>
    </w:p>
    <w:p w14:paraId="55BDD9AF" w14:textId="73F5D378"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80" w:history="1">
        <w:r w:rsidR="00A53F71" w:rsidRPr="00183BE4">
          <w:rPr>
            <w:rStyle w:val="Hipervnculo"/>
            <w:noProof/>
          </w:rPr>
          <w:t>Resultados de las Pruebas</w:t>
        </w:r>
        <w:r w:rsidR="00A53F71">
          <w:rPr>
            <w:noProof/>
            <w:webHidden/>
          </w:rPr>
          <w:tab/>
        </w:r>
        <w:r w:rsidR="00A53F71">
          <w:rPr>
            <w:noProof/>
            <w:webHidden/>
          </w:rPr>
          <w:fldChar w:fldCharType="begin"/>
        </w:r>
        <w:r w:rsidR="00A53F71">
          <w:rPr>
            <w:noProof/>
            <w:webHidden/>
          </w:rPr>
          <w:instrText xml:space="preserve"> PAGEREF _Toc142516880 \h </w:instrText>
        </w:r>
        <w:r w:rsidR="00A53F71">
          <w:rPr>
            <w:noProof/>
            <w:webHidden/>
          </w:rPr>
        </w:r>
        <w:r w:rsidR="00A53F71">
          <w:rPr>
            <w:noProof/>
            <w:webHidden/>
          </w:rPr>
          <w:fldChar w:fldCharType="separate"/>
        </w:r>
        <w:r w:rsidR="00DD5092">
          <w:rPr>
            <w:noProof/>
            <w:webHidden/>
          </w:rPr>
          <w:t>22</w:t>
        </w:r>
        <w:r w:rsidR="00A53F71">
          <w:rPr>
            <w:noProof/>
            <w:webHidden/>
          </w:rPr>
          <w:fldChar w:fldCharType="end"/>
        </w:r>
      </w:hyperlink>
    </w:p>
    <w:p w14:paraId="6F54DF0B" w14:textId="057C621E"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81" w:history="1">
        <w:r w:rsidR="00A53F71" w:rsidRPr="00183BE4">
          <w:rPr>
            <w:rStyle w:val="Hipervnculo"/>
            <w:noProof/>
          </w:rPr>
          <w:t>Conclusión</w:t>
        </w:r>
        <w:r w:rsidR="00A53F71">
          <w:rPr>
            <w:noProof/>
            <w:webHidden/>
          </w:rPr>
          <w:tab/>
        </w:r>
        <w:r w:rsidR="00A53F71">
          <w:rPr>
            <w:noProof/>
            <w:webHidden/>
          </w:rPr>
          <w:fldChar w:fldCharType="begin"/>
        </w:r>
        <w:r w:rsidR="00A53F71">
          <w:rPr>
            <w:noProof/>
            <w:webHidden/>
          </w:rPr>
          <w:instrText xml:space="preserve"> PAGEREF _Toc142516881 \h </w:instrText>
        </w:r>
        <w:r w:rsidR="00A53F71">
          <w:rPr>
            <w:noProof/>
            <w:webHidden/>
          </w:rPr>
        </w:r>
        <w:r w:rsidR="00A53F71">
          <w:rPr>
            <w:noProof/>
            <w:webHidden/>
          </w:rPr>
          <w:fldChar w:fldCharType="separate"/>
        </w:r>
        <w:r w:rsidR="00DD5092">
          <w:rPr>
            <w:noProof/>
            <w:webHidden/>
          </w:rPr>
          <w:t>22</w:t>
        </w:r>
        <w:r w:rsidR="00A53F71">
          <w:rPr>
            <w:noProof/>
            <w:webHidden/>
          </w:rPr>
          <w:fldChar w:fldCharType="end"/>
        </w:r>
      </w:hyperlink>
    </w:p>
    <w:p w14:paraId="25FDAC59" w14:textId="40D758E1" w:rsidR="00A53F71" w:rsidRDefault="00000000">
      <w:pPr>
        <w:pStyle w:val="TDC1"/>
        <w:tabs>
          <w:tab w:val="right" w:leader="dot" w:pos="9009"/>
        </w:tabs>
        <w:rPr>
          <w:rFonts w:eastAsiaTheme="minorEastAsia" w:cstheme="minorBidi"/>
          <w:b w:val="0"/>
          <w:bCs w:val="0"/>
          <w:noProof/>
          <w:kern w:val="2"/>
          <w:sz w:val="22"/>
          <w:szCs w:val="22"/>
          <w:lang w:val="es-EC" w:eastAsia="es-EC"/>
          <w14:ligatures w14:val="standardContextual"/>
        </w:rPr>
      </w:pPr>
      <w:hyperlink w:anchor="_Toc142516882" w:history="1">
        <w:r w:rsidR="00A53F71" w:rsidRPr="00183BE4">
          <w:rPr>
            <w:rStyle w:val="Hipervnculo"/>
            <w:noProof/>
          </w:rPr>
          <w:t>Testing de Rendimiento</w:t>
        </w:r>
        <w:r w:rsidR="00A53F71">
          <w:rPr>
            <w:noProof/>
            <w:webHidden/>
          </w:rPr>
          <w:tab/>
        </w:r>
        <w:r w:rsidR="00A53F71">
          <w:rPr>
            <w:noProof/>
            <w:webHidden/>
          </w:rPr>
          <w:fldChar w:fldCharType="begin"/>
        </w:r>
        <w:r w:rsidR="00A53F71">
          <w:rPr>
            <w:noProof/>
            <w:webHidden/>
          </w:rPr>
          <w:instrText xml:space="preserve"> PAGEREF _Toc142516882 \h </w:instrText>
        </w:r>
        <w:r w:rsidR="00A53F71">
          <w:rPr>
            <w:noProof/>
            <w:webHidden/>
          </w:rPr>
        </w:r>
        <w:r w:rsidR="00A53F71">
          <w:rPr>
            <w:noProof/>
            <w:webHidden/>
          </w:rPr>
          <w:fldChar w:fldCharType="separate"/>
        </w:r>
        <w:r w:rsidR="00DD5092">
          <w:rPr>
            <w:noProof/>
            <w:webHidden/>
          </w:rPr>
          <w:t>23</w:t>
        </w:r>
        <w:r w:rsidR="00A53F71">
          <w:rPr>
            <w:noProof/>
            <w:webHidden/>
          </w:rPr>
          <w:fldChar w:fldCharType="end"/>
        </w:r>
      </w:hyperlink>
    </w:p>
    <w:p w14:paraId="0FC995D8" w14:textId="73858E94"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83" w:history="1">
        <w:r w:rsidR="00A53F71" w:rsidRPr="00183BE4">
          <w:rPr>
            <w:rStyle w:val="Hipervnculo"/>
            <w:noProof/>
          </w:rPr>
          <w:t>Testing con JMeter</w:t>
        </w:r>
        <w:r w:rsidR="00A53F71">
          <w:rPr>
            <w:noProof/>
            <w:webHidden/>
          </w:rPr>
          <w:tab/>
        </w:r>
        <w:r w:rsidR="00A53F71">
          <w:rPr>
            <w:noProof/>
            <w:webHidden/>
          </w:rPr>
          <w:fldChar w:fldCharType="begin"/>
        </w:r>
        <w:r w:rsidR="00A53F71">
          <w:rPr>
            <w:noProof/>
            <w:webHidden/>
          </w:rPr>
          <w:instrText xml:space="preserve"> PAGEREF _Toc142516883 \h </w:instrText>
        </w:r>
        <w:r w:rsidR="00A53F71">
          <w:rPr>
            <w:noProof/>
            <w:webHidden/>
          </w:rPr>
        </w:r>
        <w:r w:rsidR="00A53F71">
          <w:rPr>
            <w:noProof/>
            <w:webHidden/>
          </w:rPr>
          <w:fldChar w:fldCharType="separate"/>
        </w:r>
        <w:r w:rsidR="00DD5092">
          <w:rPr>
            <w:noProof/>
            <w:webHidden/>
          </w:rPr>
          <w:t>23</w:t>
        </w:r>
        <w:r w:rsidR="00A53F71">
          <w:rPr>
            <w:noProof/>
            <w:webHidden/>
          </w:rPr>
          <w:fldChar w:fldCharType="end"/>
        </w:r>
      </w:hyperlink>
    </w:p>
    <w:p w14:paraId="43864C32" w14:textId="6E657DE8" w:rsidR="00A53F71" w:rsidRDefault="00000000">
      <w:pPr>
        <w:pStyle w:val="TDC1"/>
        <w:tabs>
          <w:tab w:val="right" w:leader="dot" w:pos="9009"/>
        </w:tabs>
        <w:rPr>
          <w:rFonts w:eastAsiaTheme="minorEastAsia" w:cstheme="minorBidi"/>
          <w:b w:val="0"/>
          <w:bCs w:val="0"/>
          <w:noProof/>
          <w:kern w:val="2"/>
          <w:sz w:val="22"/>
          <w:szCs w:val="22"/>
          <w:lang w:val="es-EC" w:eastAsia="es-EC"/>
          <w14:ligatures w14:val="standardContextual"/>
        </w:rPr>
      </w:pPr>
      <w:hyperlink w:anchor="_Toc142516884" w:history="1">
        <w:r w:rsidR="00A53F71" w:rsidRPr="00183BE4">
          <w:rPr>
            <w:rStyle w:val="Hipervnculo"/>
            <w:noProof/>
          </w:rPr>
          <w:t>Testing de Usabilidad</w:t>
        </w:r>
        <w:r w:rsidR="00A53F71">
          <w:rPr>
            <w:noProof/>
            <w:webHidden/>
          </w:rPr>
          <w:tab/>
        </w:r>
        <w:r w:rsidR="00A53F71">
          <w:rPr>
            <w:noProof/>
            <w:webHidden/>
          </w:rPr>
          <w:fldChar w:fldCharType="begin"/>
        </w:r>
        <w:r w:rsidR="00A53F71">
          <w:rPr>
            <w:noProof/>
            <w:webHidden/>
          </w:rPr>
          <w:instrText xml:space="preserve"> PAGEREF _Toc142516884 \h </w:instrText>
        </w:r>
        <w:r w:rsidR="00A53F71">
          <w:rPr>
            <w:noProof/>
            <w:webHidden/>
          </w:rPr>
        </w:r>
        <w:r w:rsidR="00A53F71">
          <w:rPr>
            <w:noProof/>
            <w:webHidden/>
          </w:rPr>
          <w:fldChar w:fldCharType="separate"/>
        </w:r>
        <w:r w:rsidR="00DD5092">
          <w:rPr>
            <w:noProof/>
            <w:webHidden/>
          </w:rPr>
          <w:t>26</w:t>
        </w:r>
        <w:r w:rsidR="00A53F71">
          <w:rPr>
            <w:noProof/>
            <w:webHidden/>
          </w:rPr>
          <w:fldChar w:fldCharType="end"/>
        </w:r>
      </w:hyperlink>
    </w:p>
    <w:p w14:paraId="1225F402" w14:textId="6D900223"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85" w:history="1">
        <w:r w:rsidR="00A53F71" w:rsidRPr="00183BE4">
          <w:rPr>
            <w:rStyle w:val="Hipervnculo"/>
            <w:noProof/>
          </w:rPr>
          <w:t>Software para testing de Usabilidad</w:t>
        </w:r>
        <w:r w:rsidR="00A53F71">
          <w:rPr>
            <w:noProof/>
            <w:webHidden/>
          </w:rPr>
          <w:tab/>
        </w:r>
        <w:r w:rsidR="00A53F71">
          <w:rPr>
            <w:noProof/>
            <w:webHidden/>
          </w:rPr>
          <w:fldChar w:fldCharType="begin"/>
        </w:r>
        <w:r w:rsidR="00A53F71">
          <w:rPr>
            <w:noProof/>
            <w:webHidden/>
          </w:rPr>
          <w:instrText xml:space="preserve"> PAGEREF _Toc142516885 \h </w:instrText>
        </w:r>
        <w:r w:rsidR="00A53F71">
          <w:rPr>
            <w:noProof/>
            <w:webHidden/>
          </w:rPr>
        </w:r>
        <w:r w:rsidR="00A53F71">
          <w:rPr>
            <w:noProof/>
            <w:webHidden/>
          </w:rPr>
          <w:fldChar w:fldCharType="separate"/>
        </w:r>
        <w:r w:rsidR="00DD5092">
          <w:rPr>
            <w:noProof/>
            <w:webHidden/>
          </w:rPr>
          <w:t>26</w:t>
        </w:r>
        <w:r w:rsidR="00A53F71">
          <w:rPr>
            <w:noProof/>
            <w:webHidden/>
          </w:rPr>
          <w:fldChar w:fldCharType="end"/>
        </w:r>
      </w:hyperlink>
    </w:p>
    <w:p w14:paraId="550E9C09" w14:textId="7A84CD38"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86" w:history="1">
        <w:r w:rsidR="00A53F71" w:rsidRPr="00183BE4">
          <w:rPr>
            <w:rStyle w:val="Hipervnculo"/>
            <w:noProof/>
          </w:rPr>
          <w:t>Testing con Optimal Worshop</w:t>
        </w:r>
        <w:r w:rsidR="00A53F71">
          <w:rPr>
            <w:noProof/>
            <w:webHidden/>
          </w:rPr>
          <w:tab/>
        </w:r>
        <w:r w:rsidR="00A53F71">
          <w:rPr>
            <w:noProof/>
            <w:webHidden/>
          </w:rPr>
          <w:fldChar w:fldCharType="begin"/>
        </w:r>
        <w:r w:rsidR="00A53F71">
          <w:rPr>
            <w:noProof/>
            <w:webHidden/>
          </w:rPr>
          <w:instrText xml:space="preserve"> PAGEREF _Toc142516886 \h </w:instrText>
        </w:r>
        <w:r w:rsidR="00A53F71">
          <w:rPr>
            <w:noProof/>
            <w:webHidden/>
          </w:rPr>
        </w:r>
        <w:r w:rsidR="00A53F71">
          <w:rPr>
            <w:noProof/>
            <w:webHidden/>
          </w:rPr>
          <w:fldChar w:fldCharType="separate"/>
        </w:r>
        <w:r w:rsidR="00DD5092">
          <w:rPr>
            <w:noProof/>
            <w:webHidden/>
          </w:rPr>
          <w:t>27</w:t>
        </w:r>
        <w:r w:rsidR="00A53F71">
          <w:rPr>
            <w:noProof/>
            <w:webHidden/>
          </w:rPr>
          <w:fldChar w:fldCharType="end"/>
        </w:r>
      </w:hyperlink>
    </w:p>
    <w:p w14:paraId="2C84DEA9" w14:textId="4B946143"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87" w:history="1">
        <w:r w:rsidR="00A53F71" w:rsidRPr="00183BE4">
          <w:rPr>
            <w:rStyle w:val="Hipervnculo"/>
            <w:noProof/>
          </w:rPr>
          <w:t>Análisis del testing:</w:t>
        </w:r>
        <w:r w:rsidR="00A53F71">
          <w:rPr>
            <w:noProof/>
            <w:webHidden/>
          </w:rPr>
          <w:tab/>
        </w:r>
        <w:r w:rsidR="00A53F71">
          <w:rPr>
            <w:noProof/>
            <w:webHidden/>
          </w:rPr>
          <w:fldChar w:fldCharType="begin"/>
        </w:r>
        <w:r w:rsidR="00A53F71">
          <w:rPr>
            <w:noProof/>
            <w:webHidden/>
          </w:rPr>
          <w:instrText xml:space="preserve"> PAGEREF _Toc142516887 \h </w:instrText>
        </w:r>
        <w:r w:rsidR="00A53F71">
          <w:rPr>
            <w:noProof/>
            <w:webHidden/>
          </w:rPr>
        </w:r>
        <w:r w:rsidR="00A53F71">
          <w:rPr>
            <w:noProof/>
            <w:webHidden/>
          </w:rPr>
          <w:fldChar w:fldCharType="separate"/>
        </w:r>
        <w:r w:rsidR="00DD5092">
          <w:rPr>
            <w:noProof/>
            <w:webHidden/>
          </w:rPr>
          <w:t>29</w:t>
        </w:r>
        <w:r w:rsidR="00A53F71">
          <w:rPr>
            <w:noProof/>
            <w:webHidden/>
          </w:rPr>
          <w:fldChar w:fldCharType="end"/>
        </w:r>
      </w:hyperlink>
    </w:p>
    <w:p w14:paraId="005EC7A0" w14:textId="1D872EC9"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88" w:history="1">
        <w:r w:rsidR="00A53F71" w:rsidRPr="00183BE4">
          <w:rPr>
            <w:rStyle w:val="Hipervnculo"/>
            <w:noProof/>
          </w:rPr>
          <w:t>Conclusiones:</w:t>
        </w:r>
        <w:r w:rsidR="00A53F71">
          <w:rPr>
            <w:noProof/>
            <w:webHidden/>
          </w:rPr>
          <w:tab/>
        </w:r>
        <w:r w:rsidR="00A53F71">
          <w:rPr>
            <w:noProof/>
            <w:webHidden/>
          </w:rPr>
          <w:fldChar w:fldCharType="begin"/>
        </w:r>
        <w:r w:rsidR="00A53F71">
          <w:rPr>
            <w:noProof/>
            <w:webHidden/>
          </w:rPr>
          <w:instrText xml:space="preserve"> PAGEREF _Toc142516888 \h </w:instrText>
        </w:r>
        <w:r w:rsidR="00A53F71">
          <w:rPr>
            <w:noProof/>
            <w:webHidden/>
          </w:rPr>
        </w:r>
        <w:r w:rsidR="00A53F71">
          <w:rPr>
            <w:noProof/>
            <w:webHidden/>
          </w:rPr>
          <w:fldChar w:fldCharType="separate"/>
        </w:r>
        <w:r w:rsidR="00DD5092">
          <w:rPr>
            <w:noProof/>
            <w:webHidden/>
          </w:rPr>
          <w:t>30</w:t>
        </w:r>
        <w:r w:rsidR="00A53F71">
          <w:rPr>
            <w:noProof/>
            <w:webHidden/>
          </w:rPr>
          <w:fldChar w:fldCharType="end"/>
        </w:r>
      </w:hyperlink>
    </w:p>
    <w:p w14:paraId="4F1CEA83" w14:textId="26547AE2" w:rsidR="00A53F71" w:rsidRDefault="00000000">
      <w:pPr>
        <w:pStyle w:val="TDC1"/>
        <w:tabs>
          <w:tab w:val="right" w:leader="dot" w:pos="9009"/>
        </w:tabs>
        <w:rPr>
          <w:rFonts w:eastAsiaTheme="minorEastAsia" w:cstheme="minorBidi"/>
          <w:b w:val="0"/>
          <w:bCs w:val="0"/>
          <w:noProof/>
          <w:kern w:val="2"/>
          <w:sz w:val="22"/>
          <w:szCs w:val="22"/>
          <w:lang w:val="es-EC" w:eastAsia="es-EC"/>
          <w14:ligatures w14:val="standardContextual"/>
        </w:rPr>
      </w:pPr>
      <w:hyperlink w:anchor="_Toc142516889" w:history="1">
        <w:r w:rsidR="00A53F71" w:rsidRPr="00183BE4">
          <w:rPr>
            <w:rStyle w:val="Hipervnculo"/>
            <w:noProof/>
          </w:rPr>
          <w:t>Reporte de Incidencias</w:t>
        </w:r>
        <w:r w:rsidR="00A53F71">
          <w:rPr>
            <w:noProof/>
            <w:webHidden/>
          </w:rPr>
          <w:tab/>
        </w:r>
        <w:r w:rsidR="00A53F71">
          <w:rPr>
            <w:noProof/>
            <w:webHidden/>
          </w:rPr>
          <w:fldChar w:fldCharType="begin"/>
        </w:r>
        <w:r w:rsidR="00A53F71">
          <w:rPr>
            <w:noProof/>
            <w:webHidden/>
          </w:rPr>
          <w:instrText xml:space="preserve"> PAGEREF _Toc142516889 \h </w:instrText>
        </w:r>
        <w:r w:rsidR="00A53F71">
          <w:rPr>
            <w:noProof/>
            <w:webHidden/>
          </w:rPr>
        </w:r>
        <w:r w:rsidR="00A53F71">
          <w:rPr>
            <w:noProof/>
            <w:webHidden/>
          </w:rPr>
          <w:fldChar w:fldCharType="separate"/>
        </w:r>
        <w:r w:rsidR="00DD5092">
          <w:rPr>
            <w:noProof/>
            <w:webHidden/>
          </w:rPr>
          <w:t>31</w:t>
        </w:r>
        <w:r w:rsidR="00A53F71">
          <w:rPr>
            <w:noProof/>
            <w:webHidden/>
          </w:rPr>
          <w:fldChar w:fldCharType="end"/>
        </w:r>
      </w:hyperlink>
    </w:p>
    <w:p w14:paraId="235D95EF" w14:textId="64BC6B1D"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90" w:history="1">
        <w:r w:rsidR="00A53F71" w:rsidRPr="00183BE4">
          <w:rPr>
            <w:rStyle w:val="Hipervnculo"/>
            <w:noProof/>
            <w:w w:val="105"/>
          </w:rPr>
          <w:t>Plataforma Confluence</w:t>
        </w:r>
        <w:r w:rsidR="00A53F71">
          <w:rPr>
            <w:noProof/>
            <w:webHidden/>
          </w:rPr>
          <w:tab/>
        </w:r>
        <w:r w:rsidR="00A53F71">
          <w:rPr>
            <w:noProof/>
            <w:webHidden/>
          </w:rPr>
          <w:fldChar w:fldCharType="begin"/>
        </w:r>
        <w:r w:rsidR="00A53F71">
          <w:rPr>
            <w:noProof/>
            <w:webHidden/>
          </w:rPr>
          <w:instrText xml:space="preserve"> PAGEREF _Toc142516890 \h </w:instrText>
        </w:r>
        <w:r w:rsidR="00A53F71">
          <w:rPr>
            <w:noProof/>
            <w:webHidden/>
          </w:rPr>
        </w:r>
        <w:r w:rsidR="00A53F71">
          <w:rPr>
            <w:noProof/>
            <w:webHidden/>
          </w:rPr>
          <w:fldChar w:fldCharType="separate"/>
        </w:r>
        <w:r w:rsidR="00DD5092">
          <w:rPr>
            <w:noProof/>
            <w:webHidden/>
          </w:rPr>
          <w:t>31</w:t>
        </w:r>
        <w:r w:rsidR="00A53F71">
          <w:rPr>
            <w:noProof/>
            <w:webHidden/>
          </w:rPr>
          <w:fldChar w:fldCharType="end"/>
        </w:r>
      </w:hyperlink>
    </w:p>
    <w:p w14:paraId="584DBABA" w14:textId="05B8416C" w:rsidR="00A53F71" w:rsidRDefault="00000000">
      <w:pPr>
        <w:pStyle w:val="TDC2"/>
        <w:tabs>
          <w:tab w:val="right" w:leader="dot" w:pos="9009"/>
        </w:tabs>
        <w:rPr>
          <w:rFonts w:eastAsiaTheme="minorEastAsia" w:cstheme="minorBidi"/>
          <w:i w:val="0"/>
          <w:iCs w:val="0"/>
          <w:noProof/>
          <w:kern w:val="2"/>
          <w:sz w:val="22"/>
          <w:szCs w:val="22"/>
          <w:lang w:val="es-EC" w:eastAsia="es-EC"/>
          <w14:ligatures w14:val="standardContextual"/>
        </w:rPr>
      </w:pPr>
      <w:hyperlink w:anchor="_Toc142516891" w:history="1">
        <w:r w:rsidR="00A53F71" w:rsidRPr="00183BE4">
          <w:rPr>
            <w:rStyle w:val="Hipervnculo"/>
            <w:noProof/>
          </w:rPr>
          <w:t>Espacio creado</w:t>
        </w:r>
        <w:r w:rsidR="00A53F71">
          <w:rPr>
            <w:noProof/>
            <w:webHidden/>
          </w:rPr>
          <w:tab/>
        </w:r>
        <w:r w:rsidR="00A53F71">
          <w:rPr>
            <w:noProof/>
            <w:webHidden/>
          </w:rPr>
          <w:fldChar w:fldCharType="begin"/>
        </w:r>
        <w:r w:rsidR="00A53F71">
          <w:rPr>
            <w:noProof/>
            <w:webHidden/>
          </w:rPr>
          <w:instrText xml:space="preserve"> PAGEREF _Toc142516891 \h </w:instrText>
        </w:r>
        <w:r w:rsidR="00A53F71">
          <w:rPr>
            <w:noProof/>
            <w:webHidden/>
          </w:rPr>
        </w:r>
        <w:r w:rsidR="00A53F71">
          <w:rPr>
            <w:noProof/>
            <w:webHidden/>
          </w:rPr>
          <w:fldChar w:fldCharType="separate"/>
        </w:r>
        <w:r w:rsidR="00DD5092">
          <w:rPr>
            <w:noProof/>
            <w:webHidden/>
          </w:rPr>
          <w:t>31</w:t>
        </w:r>
        <w:r w:rsidR="00A53F71">
          <w:rPr>
            <w:noProof/>
            <w:webHidden/>
          </w:rPr>
          <w:fldChar w:fldCharType="end"/>
        </w:r>
      </w:hyperlink>
    </w:p>
    <w:p w14:paraId="6AC6BAD1" w14:textId="390167A8" w:rsidR="00C81D1F" w:rsidRPr="006274FF" w:rsidRDefault="00C81D1F" w:rsidP="00604D21">
      <w:pPr>
        <w:pStyle w:val="APALevel1"/>
      </w:pPr>
      <w:r w:rsidRPr="006274FF">
        <w:fldChar w:fldCharType="end"/>
      </w:r>
    </w:p>
    <w:p w14:paraId="61725A94" w14:textId="77777777" w:rsidR="00C81D1F" w:rsidRPr="006274FF" w:rsidRDefault="00C81D1F" w:rsidP="00604D21">
      <w:pPr>
        <w:pStyle w:val="APALevel1"/>
      </w:pPr>
    </w:p>
    <w:p w14:paraId="4232FDAD" w14:textId="77777777" w:rsidR="00C81D1F" w:rsidRPr="006274FF" w:rsidRDefault="00C81D1F">
      <w:pPr>
        <w:rPr>
          <w:rFonts w:eastAsia="Times"/>
          <w:b/>
          <w:bCs/>
          <w:lang w:val="es-EC" w:eastAsia="es-ES_tradnl"/>
        </w:rPr>
      </w:pPr>
      <w:r w:rsidRPr="006274FF">
        <w:rPr>
          <w:lang w:val="es-EC"/>
        </w:rPr>
        <w:br w:type="page"/>
      </w:r>
    </w:p>
    <w:p w14:paraId="59139B5E" w14:textId="3D5000C6" w:rsidR="004E63BE" w:rsidRDefault="004E63BE" w:rsidP="00604D21">
      <w:pPr>
        <w:pStyle w:val="APALevel1"/>
      </w:pPr>
      <w:bookmarkStart w:id="23" w:name="_Toc142516865"/>
      <w:r>
        <w:lastRenderedPageBreak/>
        <w:t>Repositorios</w:t>
      </w:r>
    </w:p>
    <w:p w14:paraId="02A2E761" w14:textId="77777777" w:rsidR="008F2474" w:rsidRDefault="004E63BE" w:rsidP="004E63BE">
      <w:pPr>
        <w:pStyle w:val="APALevel1"/>
        <w:jc w:val="left"/>
      </w:pPr>
      <w:r>
        <w:t xml:space="preserve">Proyecto a </w:t>
      </w:r>
      <w:r w:rsidR="00593E1B">
        <w:t>E</w:t>
      </w:r>
      <w:r>
        <w:t>valuar:</w:t>
      </w:r>
    </w:p>
    <w:p w14:paraId="7A6D47CA" w14:textId="6CB578CB" w:rsidR="004E63BE" w:rsidRDefault="001418B1" w:rsidP="004E63BE">
      <w:pPr>
        <w:pStyle w:val="APALevel1"/>
        <w:jc w:val="left"/>
      </w:pPr>
      <w:hyperlink r:id="rId9">
        <w:r w:rsidR="008F2474" w:rsidRPr="1AC5D2DB">
          <w:rPr>
            <w:rStyle w:val="Hipervnculo"/>
          </w:rPr>
          <w:t>https://github.com/RubenCarton623/SALA5-CROWFUNDING</w:t>
        </w:r>
      </w:hyperlink>
      <w:ins w:id="24" w:author="Microsoft Word" w:date="2023-08-09T23:50:00Z">
        <w:r w:rsidR="008F2474">
          <w:fldChar w:fldCharType="begin"/>
        </w:r>
        <w:r w:rsidR="008F2474">
          <w:instrText>HYPERLINK "</w:instrText>
        </w:r>
        <w:r w:rsidR="008F2474" w:rsidRPr="008F2474">
          <w:instrText>https://github.com/RubenCarton623/SALA5-CROWFUNDING</w:instrText>
        </w:r>
        <w:r w:rsidR="008F2474">
          <w:instrText>"</w:instrText>
        </w:r>
        <w:r w:rsidR="008F2474">
          <w:fldChar w:fldCharType="separate"/>
        </w:r>
        <w:r w:rsidR="008F2474" w:rsidRPr="00AA1812">
          <w:rPr>
            <w:rStyle w:val="Hipervnculo"/>
          </w:rPr>
          <w:t>https://github.com/RubenCarton623/SALA5-CROWFUNDING</w:t>
        </w:r>
        <w:r w:rsidR="008F2474">
          <w:fldChar w:fldCharType="end"/>
        </w:r>
      </w:ins>
    </w:p>
    <w:p w14:paraId="6CA05398" w14:textId="77777777" w:rsidR="008F2474" w:rsidRDefault="004E63BE" w:rsidP="004E63BE">
      <w:pPr>
        <w:pStyle w:val="APALevel1"/>
        <w:jc w:val="left"/>
      </w:pPr>
      <w:r>
        <w:t>Proyecto Evaludado:</w:t>
      </w:r>
    </w:p>
    <w:p w14:paraId="08057968" w14:textId="05236E31" w:rsidR="004E63BE" w:rsidRDefault="008F2474" w:rsidP="004E63BE">
      <w:pPr>
        <w:pStyle w:val="APALevel1"/>
        <w:jc w:val="left"/>
      </w:pPr>
      <w:r>
        <w:fldChar w:fldCharType="begin"/>
      </w:r>
      <w:r>
        <w:instrText>HYPERLINK "</w:instrText>
      </w:r>
      <w:r w:rsidRPr="008F2474">
        <w:instrText>https://github.com/Micha3lP/Grupo-1-Evaluacion-Proyecto-del-Grupo-5</w:instrText>
      </w:r>
      <w:r>
        <w:instrText>"</w:instrText>
      </w:r>
      <w:r>
        <w:fldChar w:fldCharType="separate"/>
      </w:r>
      <w:r w:rsidRPr="00AA1812">
        <w:rPr>
          <w:rStyle w:val="Hipervnculo"/>
        </w:rPr>
        <w:t>https://github.com/Micha3lP/Grupo-1-Evaluacion-Proyecto-del-Grupo-5</w:t>
      </w:r>
      <w:r>
        <w:fldChar w:fldCharType="end"/>
      </w:r>
    </w:p>
    <w:p w14:paraId="0C59C83C" w14:textId="4EED7B43" w:rsidR="00604D21" w:rsidRPr="006274FF" w:rsidRDefault="00604D21" w:rsidP="00604D21">
      <w:pPr>
        <w:pStyle w:val="APALevel1"/>
      </w:pPr>
      <w:proofErr w:type="spellStart"/>
      <w:r w:rsidRPr="006274FF">
        <w:t>Testing</w:t>
      </w:r>
      <w:proofErr w:type="spellEnd"/>
      <w:r w:rsidRPr="006274FF">
        <w:t xml:space="preserve"> </w:t>
      </w:r>
      <w:r w:rsidR="00DD4FCF" w:rsidRPr="006274FF">
        <w:t>estático</w:t>
      </w:r>
      <w:bookmarkEnd w:id="23"/>
      <w:r w:rsidRPr="006274FF">
        <w:t xml:space="preserve"> </w:t>
      </w:r>
    </w:p>
    <w:p w14:paraId="6A5F972C" w14:textId="18D0F576" w:rsidR="00961B2E" w:rsidRPr="006274FF" w:rsidRDefault="00604D21" w:rsidP="00961B2E">
      <w:pPr>
        <w:pStyle w:val="APALevel2"/>
      </w:pPr>
      <w:bookmarkStart w:id="25" w:name="_Toc142516866"/>
      <w:r w:rsidRPr="006274FF">
        <w:t>Documentación</w:t>
      </w:r>
      <w:bookmarkEnd w:id="25"/>
    </w:p>
    <w:p w14:paraId="1B9F582E" w14:textId="77777777" w:rsidR="000723E7" w:rsidRPr="006274FF" w:rsidRDefault="000723E7" w:rsidP="000723E7">
      <w:pPr>
        <w:rPr>
          <w:b/>
          <w:bCs/>
          <w:lang w:val="es-EC"/>
        </w:rPr>
      </w:pPr>
      <w:r w:rsidRPr="006274FF">
        <w:rPr>
          <w:b/>
          <w:bCs/>
          <w:lang w:val="es-EC"/>
        </w:rPr>
        <w:t>Errores de Redacción</w:t>
      </w:r>
    </w:p>
    <w:p w14:paraId="4B06A551" w14:textId="77777777" w:rsidR="000723E7" w:rsidRPr="006274FF" w:rsidRDefault="000723E7" w:rsidP="000723E7">
      <w:pPr>
        <w:rPr>
          <w:lang w:val="es-EC"/>
        </w:rPr>
      </w:pPr>
    </w:p>
    <w:p w14:paraId="5900EEA3" w14:textId="77777777" w:rsidR="000723E7" w:rsidRPr="006274FF" w:rsidRDefault="000723E7" w:rsidP="005769E4">
      <w:pPr>
        <w:pStyle w:val="APABodyText"/>
        <w:numPr>
          <w:ilvl w:val="0"/>
          <w:numId w:val="47"/>
        </w:numPr>
      </w:pPr>
      <w:r w:rsidRPr="006274FF">
        <w:t xml:space="preserve">Línea </w:t>
      </w:r>
      <w:proofErr w:type="gramStart"/>
      <w:r w:rsidRPr="006274FF">
        <w:t>8:`</w:t>
      </w:r>
      <w:proofErr w:type="gramEnd"/>
      <w:r w:rsidRPr="006274FF">
        <w:t>clientSeleccionado` debería ser `</w:t>
      </w:r>
      <w:proofErr w:type="spellStart"/>
      <w:r w:rsidRPr="006274FF">
        <w:t>clienteSeleccionado</w:t>
      </w:r>
      <w:proofErr w:type="spellEnd"/>
      <w:r w:rsidRPr="006274FF">
        <w:t>`.</w:t>
      </w:r>
    </w:p>
    <w:p w14:paraId="13CFD7BB" w14:textId="77777777" w:rsidR="000723E7" w:rsidRPr="006274FF" w:rsidRDefault="000723E7" w:rsidP="000723E7">
      <w:pPr>
        <w:rPr>
          <w:lang w:val="es-EC"/>
        </w:rPr>
      </w:pPr>
    </w:p>
    <w:p w14:paraId="2793E5B8" w14:textId="77777777" w:rsidR="000723E7" w:rsidRPr="006274FF" w:rsidRDefault="000723E7" w:rsidP="000723E7">
      <w:pPr>
        <w:rPr>
          <w:b/>
          <w:bCs/>
          <w:lang w:val="es-EC"/>
        </w:rPr>
      </w:pPr>
      <w:r w:rsidRPr="006274FF">
        <w:rPr>
          <w:b/>
          <w:bCs/>
          <w:lang w:val="es-EC"/>
        </w:rPr>
        <w:t>Requerimientos Ambiguos o Incompletos</w:t>
      </w:r>
    </w:p>
    <w:p w14:paraId="6FE093F1" w14:textId="77777777" w:rsidR="000723E7" w:rsidRPr="006274FF" w:rsidRDefault="000723E7" w:rsidP="000723E7">
      <w:pPr>
        <w:rPr>
          <w:lang w:val="es-EC"/>
        </w:rPr>
      </w:pPr>
    </w:p>
    <w:p w14:paraId="15986510" w14:textId="77777777" w:rsidR="000723E7" w:rsidRPr="006274FF" w:rsidRDefault="000723E7" w:rsidP="005769E4">
      <w:pPr>
        <w:pStyle w:val="APABodyText"/>
        <w:numPr>
          <w:ilvl w:val="0"/>
          <w:numId w:val="47"/>
        </w:numPr>
      </w:pPr>
      <w:r w:rsidRPr="006274FF">
        <w:t>Constructor (`</w:t>
      </w:r>
      <w:proofErr w:type="spellStart"/>
      <w:r w:rsidRPr="006274FF">
        <w:t>TablaClientes</w:t>
      </w:r>
      <w:proofErr w:type="spellEnd"/>
      <w:r w:rsidRPr="006274FF">
        <w:t>`): El propósito y la funcionalidad exacta de la clase `</w:t>
      </w:r>
      <w:proofErr w:type="spellStart"/>
      <w:r w:rsidRPr="006274FF">
        <w:t>TablaClientes</w:t>
      </w:r>
      <w:proofErr w:type="spellEnd"/>
      <w:r w:rsidRPr="006274FF">
        <w:t>` no están claramente definidos en el código. Se necesita una descripción más detallada de qué hace esta clase y cómo encaja en el sistema general.</w:t>
      </w:r>
    </w:p>
    <w:p w14:paraId="1269C87E" w14:textId="77777777" w:rsidR="000723E7" w:rsidRPr="006274FF" w:rsidRDefault="000723E7" w:rsidP="000723E7">
      <w:pPr>
        <w:rPr>
          <w:lang w:val="es-EC"/>
        </w:rPr>
      </w:pPr>
    </w:p>
    <w:p w14:paraId="7F3D4DA8" w14:textId="77777777" w:rsidR="000723E7" w:rsidRPr="006274FF" w:rsidRDefault="000723E7" w:rsidP="000723E7">
      <w:pPr>
        <w:rPr>
          <w:b/>
          <w:bCs/>
          <w:lang w:val="es-EC"/>
        </w:rPr>
      </w:pPr>
      <w:r w:rsidRPr="006274FF">
        <w:rPr>
          <w:b/>
          <w:bCs/>
          <w:lang w:val="es-EC"/>
        </w:rPr>
        <w:t>Modelos de Datos no Normalizados</w:t>
      </w:r>
    </w:p>
    <w:p w14:paraId="6DD91599" w14:textId="77777777" w:rsidR="000723E7" w:rsidRPr="006274FF" w:rsidRDefault="000723E7" w:rsidP="000723E7">
      <w:pPr>
        <w:rPr>
          <w:lang w:val="es-EC"/>
        </w:rPr>
      </w:pPr>
    </w:p>
    <w:p w14:paraId="3C1E7A41" w14:textId="77777777" w:rsidR="000723E7" w:rsidRPr="006274FF" w:rsidRDefault="000723E7" w:rsidP="005769E4">
      <w:pPr>
        <w:pStyle w:val="APABodyText"/>
        <w:numPr>
          <w:ilvl w:val="0"/>
          <w:numId w:val="47"/>
        </w:numPr>
      </w:pPr>
      <w:r w:rsidRPr="006274FF">
        <w:t xml:space="preserve">División de Datos en el Archivo: El código lee un archivo de datos donde los campos de un cliente están separados por comas. Esto podría ser propenso </w:t>
      </w:r>
      <w:proofErr w:type="gramStart"/>
      <w:r w:rsidRPr="006274FF">
        <w:t>a</w:t>
      </w:r>
      <w:proofErr w:type="gramEnd"/>
      <w:r w:rsidRPr="006274FF">
        <w:t xml:space="preserve"> errores si hay comas dentro de los valores de los campos. Sería más seguro usar un formato como JSON o CSV con un manejo de delimitadores más robusto.</w:t>
      </w:r>
    </w:p>
    <w:p w14:paraId="7844EA33" w14:textId="77777777" w:rsidR="000723E7" w:rsidRPr="006274FF" w:rsidRDefault="000723E7" w:rsidP="000723E7">
      <w:pPr>
        <w:rPr>
          <w:lang w:val="es-EC"/>
        </w:rPr>
      </w:pPr>
    </w:p>
    <w:p w14:paraId="11A0D202" w14:textId="77777777" w:rsidR="00E13A67" w:rsidRDefault="00E13A67">
      <w:pPr>
        <w:rPr>
          <w:b/>
          <w:bCs/>
          <w:lang w:val="es-EC"/>
        </w:rPr>
      </w:pPr>
      <w:r>
        <w:rPr>
          <w:b/>
          <w:bCs/>
          <w:lang w:val="es-EC"/>
        </w:rPr>
        <w:lastRenderedPageBreak/>
        <w:br w:type="page"/>
      </w:r>
    </w:p>
    <w:p w14:paraId="06D99786" w14:textId="77777777" w:rsidR="000723E7" w:rsidRPr="006274FF" w:rsidRDefault="000723E7" w:rsidP="000723E7">
      <w:pPr>
        <w:rPr>
          <w:b/>
          <w:bCs/>
          <w:lang w:val="es-EC"/>
        </w:rPr>
      </w:pPr>
      <w:r w:rsidRPr="006274FF">
        <w:rPr>
          <w:b/>
          <w:bCs/>
          <w:lang w:val="es-EC"/>
        </w:rPr>
        <w:lastRenderedPageBreak/>
        <w:t>Casos de Uso Incompletos</w:t>
      </w:r>
    </w:p>
    <w:p w14:paraId="64969FDB" w14:textId="77777777" w:rsidR="000723E7" w:rsidRPr="006274FF" w:rsidRDefault="000723E7" w:rsidP="000723E7">
      <w:pPr>
        <w:rPr>
          <w:lang w:val="es-EC"/>
        </w:rPr>
      </w:pPr>
    </w:p>
    <w:p w14:paraId="017F8CE6" w14:textId="77777777" w:rsidR="000723E7" w:rsidRPr="006274FF" w:rsidRDefault="000723E7" w:rsidP="005769E4">
      <w:pPr>
        <w:pStyle w:val="APABodyText"/>
        <w:numPr>
          <w:ilvl w:val="0"/>
          <w:numId w:val="47"/>
        </w:numPr>
      </w:pPr>
      <w:r w:rsidRPr="006274FF">
        <w:t>Casos de Uso de Interacción con los Clientes: No se describen los casos de uso relacionados con la interacción del usuario con los datos de los clientes, como agregar un nuevo cliente, editar un cliente existente, seleccionar un cliente de la tabla, entre otros.</w:t>
      </w:r>
    </w:p>
    <w:p w14:paraId="154CFC18" w14:textId="77777777" w:rsidR="000723E7" w:rsidRPr="006274FF" w:rsidRDefault="000723E7" w:rsidP="005769E4">
      <w:pPr>
        <w:pStyle w:val="APABodyText"/>
        <w:numPr>
          <w:ilvl w:val="0"/>
          <w:numId w:val="47"/>
        </w:numPr>
        <w:rPr>
          <w:szCs w:val="24"/>
        </w:rPr>
      </w:pPr>
      <w:r w:rsidRPr="006274FF">
        <w:rPr>
          <w:szCs w:val="24"/>
        </w:rPr>
        <w:t>Validación de Datos de Clientes: No se observa ninguna validación de datos de clientes antes de agregarlos o mostrarlos en la tabla. Sería importante incluir validaciones para garantizar que los datos sean consistentes y válidos.</w:t>
      </w:r>
    </w:p>
    <w:p w14:paraId="456FE276" w14:textId="77777777" w:rsidR="000723E7" w:rsidRPr="006274FF" w:rsidRDefault="000723E7" w:rsidP="005769E4">
      <w:pPr>
        <w:pStyle w:val="APABodyText"/>
        <w:numPr>
          <w:ilvl w:val="0"/>
          <w:numId w:val="47"/>
        </w:numPr>
        <w:rPr>
          <w:szCs w:val="24"/>
        </w:rPr>
      </w:pPr>
      <w:r w:rsidRPr="006274FF">
        <w:rPr>
          <w:szCs w:val="24"/>
        </w:rPr>
        <w:t>Flujo de Trabajo del Formulario: No se proporciona un flujo de trabajo completo en la documentación que explique cómo interactuar con el formulario `</w:t>
      </w:r>
      <w:proofErr w:type="spellStart"/>
      <w:r w:rsidRPr="006274FF">
        <w:rPr>
          <w:szCs w:val="24"/>
        </w:rPr>
        <w:t>TablaClientes</w:t>
      </w:r>
      <w:proofErr w:type="spellEnd"/>
      <w:r w:rsidRPr="006274FF">
        <w:rPr>
          <w:szCs w:val="24"/>
        </w:rPr>
        <w:t>`, qué acciones se pueden realizar y cómo se reflejarán en la interfaz.</w:t>
      </w:r>
    </w:p>
    <w:p w14:paraId="704FA19E" w14:textId="77777777" w:rsidR="000723E7" w:rsidRPr="006274FF" w:rsidRDefault="000723E7" w:rsidP="000723E7">
      <w:pPr>
        <w:rPr>
          <w:lang w:val="es-EC"/>
        </w:rPr>
      </w:pPr>
    </w:p>
    <w:p w14:paraId="39F81D57" w14:textId="77777777" w:rsidR="000723E7" w:rsidRPr="006274FF" w:rsidRDefault="000723E7" w:rsidP="000723E7">
      <w:pPr>
        <w:rPr>
          <w:b/>
          <w:bCs/>
          <w:lang w:val="es-EC"/>
        </w:rPr>
      </w:pPr>
      <w:r w:rsidRPr="006274FF">
        <w:rPr>
          <w:b/>
          <w:bCs/>
          <w:lang w:val="es-EC"/>
        </w:rPr>
        <w:t>Conclusiones</w:t>
      </w:r>
    </w:p>
    <w:p w14:paraId="7E8A5EA7" w14:textId="77777777" w:rsidR="000723E7" w:rsidRPr="006274FF" w:rsidRDefault="000723E7" w:rsidP="000723E7">
      <w:pPr>
        <w:rPr>
          <w:lang w:val="es-EC"/>
        </w:rPr>
      </w:pPr>
    </w:p>
    <w:p w14:paraId="1D5E3AE2" w14:textId="77777777" w:rsidR="000723E7" w:rsidRPr="006274FF" w:rsidRDefault="000723E7" w:rsidP="005769E4">
      <w:pPr>
        <w:pStyle w:val="APABodyText"/>
        <w:rPr>
          <w:lang w:val="es-EC"/>
        </w:rPr>
      </w:pPr>
      <w:r w:rsidRPr="006274FF">
        <w:rPr>
          <w:lang w:val="es-EC"/>
        </w:rPr>
        <w:t>- El código actual podría beneficiarse de una mejor estructuración y separación de responsabilidades para mejorar la legibilidad y la mantenibilidad. La lógica de la carga de datos, la gestión de eventos y la manipulación de la interfaz de usuario podría modularizarse en diferentes métodos o clases.</w:t>
      </w:r>
    </w:p>
    <w:p w14:paraId="4305C0A6" w14:textId="77777777" w:rsidR="000723E7" w:rsidRPr="006274FF" w:rsidRDefault="000723E7" w:rsidP="000723E7">
      <w:pPr>
        <w:rPr>
          <w:lang w:val="es-EC"/>
        </w:rPr>
      </w:pPr>
    </w:p>
    <w:p w14:paraId="568B07A1" w14:textId="7D060DE3" w:rsidR="00604D21" w:rsidRPr="006274FF" w:rsidRDefault="000723E7" w:rsidP="003210B1">
      <w:pPr>
        <w:pStyle w:val="APABodyText"/>
        <w:rPr>
          <w:lang w:val="es-EC"/>
        </w:rPr>
      </w:pPr>
      <w:r w:rsidRPr="006274FF">
        <w:rPr>
          <w:lang w:val="es-EC"/>
        </w:rPr>
        <w:t>- Sería útil documentar los atributos y métodos públicos con comentarios de estilo XML para que otros desarrolladores puedan comprender su propósito y cómo usarlos.</w:t>
      </w:r>
    </w:p>
    <w:p w14:paraId="298659D6" w14:textId="22312A2E" w:rsidR="00604D21" w:rsidRPr="006274FF" w:rsidRDefault="00604D21">
      <w:pPr>
        <w:rPr>
          <w:szCs w:val="32"/>
          <w:lang w:val="es-EC"/>
        </w:rPr>
      </w:pPr>
      <w:r w:rsidRPr="006274FF">
        <w:rPr>
          <w:lang w:val="es-EC"/>
        </w:rPr>
        <w:br w:type="page"/>
      </w:r>
    </w:p>
    <w:p w14:paraId="571C5C7D" w14:textId="10637BF5" w:rsidR="00604D21" w:rsidRPr="00A53F71" w:rsidRDefault="00604D21" w:rsidP="00A53F71">
      <w:pPr>
        <w:pStyle w:val="APALevel1"/>
      </w:pPr>
      <w:bookmarkStart w:id="26" w:name="_Toc142516868"/>
      <w:proofErr w:type="spellStart"/>
      <w:r w:rsidRPr="00A53F71">
        <w:lastRenderedPageBreak/>
        <w:t>Testing</w:t>
      </w:r>
      <w:proofErr w:type="spellEnd"/>
      <w:r w:rsidRPr="00A53F71">
        <w:t xml:space="preserve"> </w:t>
      </w:r>
      <w:r w:rsidR="00DD4FCF" w:rsidRPr="00A53F71">
        <w:t>dinámico</w:t>
      </w:r>
      <w:r w:rsidRPr="00A53F71">
        <w:t xml:space="preserve"> </w:t>
      </w:r>
      <w:r w:rsidR="00021565" w:rsidRPr="00A53F71">
        <w:t>– Caja Negra</w:t>
      </w:r>
      <w:bookmarkEnd w:id="26"/>
    </w:p>
    <w:p w14:paraId="76151E78" w14:textId="59CC6F13" w:rsidR="00604D21" w:rsidRPr="00A53F71" w:rsidRDefault="00604D21" w:rsidP="00A53F71">
      <w:pPr>
        <w:pStyle w:val="APALevel2"/>
      </w:pPr>
      <w:bookmarkStart w:id="27" w:name="_Toc142516869"/>
      <w:r w:rsidRPr="00A53F71">
        <w:t>Partición de equivalencia</w:t>
      </w:r>
      <w:r w:rsidR="00021565" w:rsidRPr="00A53F71">
        <w:t xml:space="preserve"> y valores limite</w:t>
      </w:r>
      <w:bookmarkEnd w:id="27"/>
    </w:p>
    <w:p w14:paraId="1674E84D" w14:textId="35852703" w:rsidR="006F365B" w:rsidRPr="006274FF" w:rsidRDefault="006F365B" w:rsidP="00A53F71">
      <w:pPr>
        <w:pStyle w:val="APABodyText"/>
      </w:pPr>
      <w:r w:rsidRPr="00A53F71">
        <w:t>En esta hoja de cálculo, se han creado casos de prueba basados en las clases de equivalencia para la tabla de "Cliente". Se han identificado dos clases: "Casos Inválidos" (donde se prueban datos inválidos) y "Casos Válidos" (donde se prueban datos válidos). Los escenarios de prueba varían según estas clases de equivalencia.</w:t>
      </w:r>
    </w:p>
    <w:tbl>
      <w:tblPr>
        <w:tblStyle w:val="Tablanormal1"/>
        <w:tblW w:w="9795" w:type="dxa"/>
        <w:tblLook w:val="04A0" w:firstRow="1" w:lastRow="0" w:firstColumn="1" w:lastColumn="0" w:noHBand="0" w:noVBand="1"/>
      </w:tblPr>
      <w:tblGrid>
        <w:gridCol w:w="1765"/>
        <w:gridCol w:w="1814"/>
        <w:gridCol w:w="1465"/>
        <w:gridCol w:w="2287"/>
        <w:gridCol w:w="1293"/>
        <w:gridCol w:w="1171"/>
      </w:tblGrid>
      <w:tr w:rsidR="00F50819" w:rsidRPr="00A53F71" w14:paraId="77E4D5A0" w14:textId="77777777" w:rsidTr="00F50819">
        <w:trPr>
          <w:gridAfter w:val="5"/>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502D41" w14:textId="77777777" w:rsidR="00F50819" w:rsidRPr="00A53F71" w:rsidRDefault="00F50819" w:rsidP="00A53F71"/>
        </w:tc>
      </w:tr>
      <w:tr w:rsidR="00F50819" w:rsidRPr="00A53F71" w14:paraId="329897DC" w14:textId="77777777" w:rsidTr="00F50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E4521D" w14:textId="77777777" w:rsidR="00F50819" w:rsidRPr="00A53F71" w:rsidRDefault="00F50819" w:rsidP="00A53F71">
            <w:r w:rsidRPr="00A53F71">
              <w:t xml:space="preserve">Clase de </w:t>
            </w:r>
            <w:proofErr w:type="spellStart"/>
            <w:r w:rsidRPr="00A53F71">
              <w:t>Equivalencia</w:t>
            </w:r>
            <w:proofErr w:type="spellEnd"/>
          </w:p>
        </w:tc>
        <w:tc>
          <w:tcPr>
            <w:tcW w:w="0" w:type="auto"/>
            <w:hideMark/>
          </w:tcPr>
          <w:p w14:paraId="722EE718"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roofErr w:type="spellStart"/>
            <w:r w:rsidRPr="00A53F71">
              <w:t>Escenario</w:t>
            </w:r>
            <w:proofErr w:type="spellEnd"/>
            <w:r w:rsidRPr="00A53F71">
              <w:t xml:space="preserve"> de </w:t>
            </w:r>
            <w:proofErr w:type="spellStart"/>
            <w:r w:rsidRPr="00A53F71">
              <w:t>Prueba</w:t>
            </w:r>
            <w:proofErr w:type="spellEnd"/>
          </w:p>
        </w:tc>
        <w:tc>
          <w:tcPr>
            <w:tcW w:w="0" w:type="auto"/>
            <w:hideMark/>
          </w:tcPr>
          <w:p w14:paraId="0C646547"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roofErr w:type="spellStart"/>
            <w:r w:rsidRPr="00A53F71">
              <w:t>Datos</w:t>
            </w:r>
            <w:proofErr w:type="spellEnd"/>
            <w:r w:rsidRPr="00A53F71">
              <w:t xml:space="preserve"> de Entrada</w:t>
            </w:r>
          </w:p>
        </w:tc>
        <w:tc>
          <w:tcPr>
            <w:tcW w:w="0" w:type="auto"/>
            <w:hideMark/>
          </w:tcPr>
          <w:p w14:paraId="028E1B74"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roofErr w:type="spellStart"/>
            <w:r w:rsidRPr="00A53F71">
              <w:t>Resultado</w:t>
            </w:r>
            <w:proofErr w:type="spellEnd"/>
            <w:r w:rsidRPr="00A53F71">
              <w:t xml:space="preserve"> </w:t>
            </w:r>
            <w:proofErr w:type="spellStart"/>
            <w:r w:rsidRPr="00A53F71">
              <w:t>Esperado</w:t>
            </w:r>
            <w:proofErr w:type="spellEnd"/>
          </w:p>
        </w:tc>
        <w:tc>
          <w:tcPr>
            <w:tcW w:w="0" w:type="auto"/>
            <w:hideMark/>
          </w:tcPr>
          <w:p w14:paraId="20BFEFA2"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roofErr w:type="spellStart"/>
            <w:r w:rsidRPr="00A53F71">
              <w:t>Resultado</w:t>
            </w:r>
            <w:proofErr w:type="spellEnd"/>
            <w:r w:rsidRPr="00A53F71">
              <w:t xml:space="preserve"> Real</w:t>
            </w:r>
          </w:p>
        </w:tc>
        <w:tc>
          <w:tcPr>
            <w:tcW w:w="0" w:type="auto"/>
            <w:hideMark/>
          </w:tcPr>
          <w:p w14:paraId="7E58E00F"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r w:rsidRPr="00A53F71">
              <w:t xml:space="preserve">Estado de la </w:t>
            </w:r>
            <w:proofErr w:type="spellStart"/>
            <w:r w:rsidRPr="00A53F71">
              <w:t>Prueba</w:t>
            </w:r>
            <w:proofErr w:type="spellEnd"/>
          </w:p>
        </w:tc>
      </w:tr>
      <w:tr w:rsidR="00F50819" w:rsidRPr="00A53F71" w14:paraId="28F04F42" w14:textId="77777777" w:rsidTr="00F50819">
        <w:tc>
          <w:tcPr>
            <w:cnfStyle w:val="001000000000" w:firstRow="0" w:lastRow="0" w:firstColumn="1" w:lastColumn="0" w:oddVBand="0" w:evenVBand="0" w:oddHBand="0" w:evenHBand="0" w:firstRowFirstColumn="0" w:firstRowLastColumn="0" w:lastRowFirstColumn="0" w:lastRowLastColumn="0"/>
            <w:tcW w:w="0" w:type="auto"/>
            <w:hideMark/>
          </w:tcPr>
          <w:p w14:paraId="2306A8DE" w14:textId="77777777" w:rsidR="00F50819" w:rsidRPr="00A53F71" w:rsidRDefault="00F50819" w:rsidP="00A53F71">
            <w:r w:rsidRPr="00A53F71">
              <w:t xml:space="preserve">Casos </w:t>
            </w:r>
            <w:proofErr w:type="spellStart"/>
            <w:r w:rsidRPr="00A53F71">
              <w:t>Inválidos</w:t>
            </w:r>
            <w:proofErr w:type="spellEnd"/>
          </w:p>
        </w:tc>
        <w:tc>
          <w:tcPr>
            <w:tcW w:w="0" w:type="auto"/>
            <w:hideMark/>
          </w:tcPr>
          <w:p w14:paraId="51890D3C"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r w:rsidRPr="00A53F71">
              <w:t xml:space="preserve">Crear </w:t>
            </w:r>
            <w:proofErr w:type="spellStart"/>
            <w:r w:rsidRPr="00A53F71">
              <w:t>cliente</w:t>
            </w:r>
            <w:proofErr w:type="spellEnd"/>
            <w:r w:rsidRPr="00A53F71">
              <w:t xml:space="preserve"> </w:t>
            </w:r>
            <w:proofErr w:type="spellStart"/>
            <w:r w:rsidRPr="00A53F71">
              <w:t>inválido</w:t>
            </w:r>
            <w:proofErr w:type="spellEnd"/>
          </w:p>
        </w:tc>
        <w:tc>
          <w:tcPr>
            <w:tcW w:w="0" w:type="auto"/>
            <w:hideMark/>
          </w:tcPr>
          <w:p w14:paraId="11CDA6AB"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r w:rsidRPr="00A53F71">
              <w:t xml:space="preserve">Nombre: "", </w:t>
            </w:r>
            <w:proofErr w:type="spellStart"/>
            <w:r w:rsidRPr="00A53F71">
              <w:t>Edad</w:t>
            </w:r>
            <w:proofErr w:type="spellEnd"/>
            <w:r w:rsidRPr="00A53F71">
              <w:t>: -5</w:t>
            </w:r>
          </w:p>
        </w:tc>
        <w:tc>
          <w:tcPr>
            <w:tcW w:w="0" w:type="auto"/>
            <w:hideMark/>
          </w:tcPr>
          <w:p w14:paraId="197FA8DE"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r w:rsidRPr="00A53F71">
              <w:t xml:space="preserve">Error: </w:t>
            </w:r>
            <w:proofErr w:type="spellStart"/>
            <w:r w:rsidRPr="00A53F71">
              <w:t>Datos</w:t>
            </w:r>
            <w:proofErr w:type="spellEnd"/>
            <w:r w:rsidRPr="00A53F71">
              <w:t xml:space="preserve"> </w:t>
            </w:r>
            <w:proofErr w:type="spellStart"/>
            <w:r w:rsidRPr="00A53F71">
              <w:t>inválidos</w:t>
            </w:r>
            <w:proofErr w:type="spellEnd"/>
          </w:p>
        </w:tc>
        <w:tc>
          <w:tcPr>
            <w:tcW w:w="0" w:type="auto"/>
            <w:hideMark/>
          </w:tcPr>
          <w:p w14:paraId="517E0FB5"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6C2D8265"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p>
        </w:tc>
      </w:tr>
      <w:tr w:rsidR="00F50819" w:rsidRPr="00A53F71" w14:paraId="1FC24758" w14:textId="77777777" w:rsidTr="00F50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1D667A" w14:textId="77777777" w:rsidR="00F50819" w:rsidRPr="00A53F71" w:rsidRDefault="00F50819" w:rsidP="00A53F71">
            <w:r w:rsidRPr="00A53F71">
              <w:t xml:space="preserve">Casos </w:t>
            </w:r>
            <w:proofErr w:type="spellStart"/>
            <w:r w:rsidRPr="00A53F71">
              <w:t>Válidos</w:t>
            </w:r>
            <w:proofErr w:type="spellEnd"/>
          </w:p>
        </w:tc>
        <w:tc>
          <w:tcPr>
            <w:tcW w:w="0" w:type="auto"/>
            <w:hideMark/>
          </w:tcPr>
          <w:p w14:paraId="50F12572"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r w:rsidRPr="00A53F71">
              <w:t xml:space="preserve">Crear </w:t>
            </w:r>
            <w:proofErr w:type="spellStart"/>
            <w:r w:rsidRPr="00A53F71">
              <w:t>cliente</w:t>
            </w:r>
            <w:proofErr w:type="spellEnd"/>
            <w:r w:rsidRPr="00A53F71">
              <w:t xml:space="preserve"> </w:t>
            </w:r>
            <w:proofErr w:type="spellStart"/>
            <w:r w:rsidRPr="00A53F71">
              <w:t>válido</w:t>
            </w:r>
            <w:proofErr w:type="spellEnd"/>
          </w:p>
        </w:tc>
        <w:tc>
          <w:tcPr>
            <w:tcW w:w="0" w:type="auto"/>
            <w:hideMark/>
          </w:tcPr>
          <w:p w14:paraId="4E36590F"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r w:rsidRPr="00A53F71">
              <w:t xml:space="preserve">Nombre: "John", </w:t>
            </w:r>
            <w:proofErr w:type="spellStart"/>
            <w:r w:rsidRPr="00A53F71">
              <w:t>Edad</w:t>
            </w:r>
            <w:proofErr w:type="spellEnd"/>
            <w:r w:rsidRPr="00A53F71">
              <w:t>: 30</w:t>
            </w:r>
          </w:p>
        </w:tc>
        <w:tc>
          <w:tcPr>
            <w:tcW w:w="0" w:type="auto"/>
            <w:hideMark/>
          </w:tcPr>
          <w:p w14:paraId="16037BB4"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roofErr w:type="spellStart"/>
            <w:r w:rsidRPr="00A53F71">
              <w:t>Cliente</w:t>
            </w:r>
            <w:proofErr w:type="spellEnd"/>
            <w:r w:rsidRPr="00A53F71">
              <w:t xml:space="preserve"> </w:t>
            </w:r>
            <w:proofErr w:type="spellStart"/>
            <w:r w:rsidRPr="00A53F71">
              <w:t>creado</w:t>
            </w:r>
            <w:proofErr w:type="spellEnd"/>
            <w:r w:rsidRPr="00A53F71">
              <w:t xml:space="preserve"> </w:t>
            </w:r>
            <w:proofErr w:type="spellStart"/>
            <w:r w:rsidRPr="00A53F71">
              <w:t>exitosamente</w:t>
            </w:r>
            <w:proofErr w:type="spellEnd"/>
          </w:p>
        </w:tc>
        <w:tc>
          <w:tcPr>
            <w:tcW w:w="0" w:type="auto"/>
            <w:hideMark/>
          </w:tcPr>
          <w:p w14:paraId="1EAD6768"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7D64D167"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
        </w:tc>
      </w:tr>
      <w:tr w:rsidR="00F50819" w:rsidRPr="00A53F71" w14:paraId="78E9702D" w14:textId="77777777" w:rsidTr="00F50819">
        <w:tc>
          <w:tcPr>
            <w:cnfStyle w:val="001000000000" w:firstRow="0" w:lastRow="0" w:firstColumn="1" w:lastColumn="0" w:oddVBand="0" w:evenVBand="0" w:oddHBand="0" w:evenHBand="0" w:firstRowFirstColumn="0" w:firstRowLastColumn="0" w:lastRowFirstColumn="0" w:lastRowLastColumn="0"/>
            <w:tcW w:w="0" w:type="auto"/>
            <w:hideMark/>
          </w:tcPr>
          <w:p w14:paraId="7B37B63C" w14:textId="77777777" w:rsidR="00F50819" w:rsidRPr="00A53F71" w:rsidRDefault="00F50819" w:rsidP="00A53F71"/>
        </w:tc>
        <w:tc>
          <w:tcPr>
            <w:tcW w:w="0" w:type="auto"/>
            <w:hideMark/>
          </w:tcPr>
          <w:p w14:paraId="23570FA3"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proofErr w:type="spellStart"/>
            <w:r w:rsidRPr="00A53F71">
              <w:t>Actualizar</w:t>
            </w:r>
            <w:proofErr w:type="spellEnd"/>
            <w:r w:rsidRPr="00A53F71">
              <w:t xml:space="preserve"> </w:t>
            </w:r>
            <w:proofErr w:type="spellStart"/>
            <w:r w:rsidRPr="00A53F71">
              <w:t>cliente</w:t>
            </w:r>
            <w:proofErr w:type="spellEnd"/>
            <w:r w:rsidRPr="00A53F71">
              <w:t xml:space="preserve"> con </w:t>
            </w:r>
            <w:proofErr w:type="spellStart"/>
            <w:r w:rsidRPr="00A53F71">
              <w:t>nombre</w:t>
            </w:r>
            <w:proofErr w:type="spellEnd"/>
            <w:r w:rsidRPr="00A53F71">
              <w:t xml:space="preserve"> </w:t>
            </w:r>
            <w:proofErr w:type="spellStart"/>
            <w:r w:rsidRPr="00A53F71">
              <w:t>válido</w:t>
            </w:r>
            <w:proofErr w:type="spellEnd"/>
          </w:p>
        </w:tc>
        <w:tc>
          <w:tcPr>
            <w:tcW w:w="0" w:type="auto"/>
            <w:hideMark/>
          </w:tcPr>
          <w:p w14:paraId="5DFFB329"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r w:rsidRPr="00A53F71">
              <w:t>ID: 123, Nombre: "Jane"</w:t>
            </w:r>
          </w:p>
        </w:tc>
        <w:tc>
          <w:tcPr>
            <w:tcW w:w="0" w:type="auto"/>
            <w:hideMark/>
          </w:tcPr>
          <w:p w14:paraId="358908A8"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proofErr w:type="spellStart"/>
            <w:r w:rsidRPr="00A53F71">
              <w:t>Información</w:t>
            </w:r>
            <w:proofErr w:type="spellEnd"/>
            <w:r w:rsidRPr="00A53F71">
              <w:t xml:space="preserve"> del </w:t>
            </w:r>
            <w:proofErr w:type="spellStart"/>
            <w:r w:rsidRPr="00A53F71">
              <w:t>cliente</w:t>
            </w:r>
            <w:proofErr w:type="spellEnd"/>
            <w:r w:rsidRPr="00A53F71">
              <w:t xml:space="preserve"> </w:t>
            </w:r>
            <w:proofErr w:type="spellStart"/>
            <w:r w:rsidRPr="00A53F71">
              <w:t>actualizada</w:t>
            </w:r>
            <w:proofErr w:type="spellEnd"/>
            <w:r w:rsidRPr="00A53F71">
              <w:t xml:space="preserve"> </w:t>
            </w:r>
            <w:proofErr w:type="spellStart"/>
            <w:r w:rsidRPr="00A53F71">
              <w:t>exitosamente</w:t>
            </w:r>
            <w:proofErr w:type="spellEnd"/>
          </w:p>
        </w:tc>
        <w:tc>
          <w:tcPr>
            <w:tcW w:w="0" w:type="auto"/>
            <w:hideMark/>
          </w:tcPr>
          <w:p w14:paraId="651DE9EC"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47A3FB38" w14:textId="77777777" w:rsidR="00F50819" w:rsidRPr="00A53F71" w:rsidRDefault="00F50819" w:rsidP="00A53F71">
            <w:pPr>
              <w:cnfStyle w:val="000000000000" w:firstRow="0" w:lastRow="0" w:firstColumn="0" w:lastColumn="0" w:oddVBand="0" w:evenVBand="0" w:oddHBand="0" w:evenHBand="0" w:firstRowFirstColumn="0" w:firstRowLastColumn="0" w:lastRowFirstColumn="0" w:lastRowLastColumn="0"/>
            </w:pPr>
          </w:p>
        </w:tc>
      </w:tr>
      <w:tr w:rsidR="00F50819" w:rsidRPr="00A53F71" w14:paraId="37872E00" w14:textId="77777777" w:rsidTr="00F50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817093" w14:textId="77777777" w:rsidR="00F50819" w:rsidRPr="00A53F71" w:rsidRDefault="00F50819" w:rsidP="00A53F71"/>
        </w:tc>
        <w:tc>
          <w:tcPr>
            <w:tcW w:w="0" w:type="auto"/>
            <w:hideMark/>
          </w:tcPr>
          <w:p w14:paraId="36C8858E"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roofErr w:type="spellStart"/>
            <w:r w:rsidRPr="00A53F71">
              <w:t>Eliminar</w:t>
            </w:r>
            <w:proofErr w:type="spellEnd"/>
            <w:r w:rsidRPr="00A53F71">
              <w:t xml:space="preserve"> </w:t>
            </w:r>
            <w:proofErr w:type="spellStart"/>
            <w:r w:rsidRPr="00A53F71">
              <w:t>cliente</w:t>
            </w:r>
            <w:proofErr w:type="spellEnd"/>
            <w:r w:rsidRPr="00A53F71">
              <w:t xml:space="preserve"> </w:t>
            </w:r>
            <w:proofErr w:type="spellStart"/>
            <w:r w:rsidRPr="00A53F71">
              <w:t>válido</w:t>
            </w:r>
            <w:proofErr w:type="spellEnd"/>
          </w:p>
        </w:tc>
        <w:tc>
          <w:tcPr>
            <w:tcW w:w="0" w:type="auto"/>
            <w:hideMark/>
          </w:tcPr>
          <w:p w14:paraId="45B85D5F"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r w:rsidRPr="00A53F71">
              <w:t>ID: 456</w:t>
            </w:r>
          </w:p>
        </w:tc>
        <w:tc>
          <w:tcPr>
            <w:tcW w:w="0" w:type="auto"/>
            <w:hideMark/>
          </w:tcPr>
          <w:p w14:paraId="4CE2D59C"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roofErr w:type="spellStart"/>
            <w:r w:rsidRPr="00A53F71">
              <w:t>Cliente</w:t>
            </w:r>
            <w:proofErr w:type="spellEnd"/>
            <w:r w:rsidRPr="00A53F71">
              <w:t xml:space="preserve"> </w:t>
            </w:r>
            <w:proofErr w:type="spellStart"/>
            <w:r w:rsidRPr="00A53F71">
              <w:t>eliminado</w:t>
            </w:r>
            <w:proofErr w:type="spellEnd"/>
            <w:r w:rsidRPr="00A53F71">
              <w:t xml:space="preserve"> </w:t>
            </w:r>
            <w:proofErr w:type="spellStart"/>
            <w:r w:rsidRPr="00A53F71">
              <w:t>exitosamente</w:t>
            </w:r>
            <w:proofErr w:type="spellEnd"/>
          </w:p>
        </w:tc>
        <w:tc>
          <w:tcPr>
            <w:tcW w:w="0" w:type="auto"/>
            <w:hideMark/>
          </w:tcPr>
          <w:p w14:paraId="3529A22E"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193F96C1" w14:textId="77777777" w:rsidR="00F50819" w:rsidRPr="00A53F71" w:rsidRDefault="00F50819" w:rsidP="00A53F71">
            <w:pPr>
              <w:cnfStyle w:val="000000100000" w:firstRow="0" w:lastRow="0" w:firstColumn="0" w:lastColumn="0" w:oddVBand="0" w:evenVBand="0" w:oddHBand="1" w:evenHBand="0" w:firstRowFirstColumn="0" w:firstRowLastColumn="0" w:lastRowFirstColumn="0" w:lastRowLastColumn="0"/>
            </w:pPr>
          </w:p>
        </w:tc>
      </w:tr>
    </w:tbl>
    <w:p w14:paraId="233ED37D" w14:textId="0FE51FAD" w:rsidR="00604D21" w:rsidRPr="006274FF" w:rsidRDefault="00604D21" w:rsidP="00604D21">
      <w:pPr>
        <w:pStyle w:val="APABodyText"/>
        <w:rPr>
          <w:lang w:val="es-EC"/>
        </w:rPr>
      </w:pPr>
    </w:p>
    <w:p w14:paraId="3C44197C" w14:textId="6F1EB9FF" w:rsidR="00604D21" w:rsidRPr="006274FF" w:rsidRDefault="00021565" w:rsidP="00604D21">
      <w:pPr>
        <w:pStyle w:val="APALevel2"/>
      </w:pPr>
      <w:bookmarkStart w:id="28" w:name="_Toc142516870"/>
      <w:r w:rsidRPr="006274FF">
        <w:t>Diagramas de transición de estado</w:t>
      </w:r>
      <w:bookmarkEnd w:id="28"/>
    </w:p>
    <w:p w14:paraId="563EC438" w14:textId="6F1EB9FF" w:rsidR="00F126A8" w:rsidRPr="00F126A8" w:rsidRDefault="00F126A8" w:rsidP="00F126A8">
      <w:pPr>
        <w:pStyle w:val="APABodyText"/>
        <w:rPr>
          <w:lang w:val="es-MX"/>
        </w:rPr>
      </w:pPr>
      <w:r w:rsidRPr="00F126A8">
        <w:rPr>
          <w:b/>
          <w:bCs/>
          <w:lang w:val="es-MX"/>
        </w:rPr>
        <w:t>Tabla de Cliente:</w:t>
      </w:r>
    </w:p>
    <w:p w14:paraId="40FA7076" w14:textId="6F1EB9FF" w:rsidR="00F126A8" w:rsidRPr="00F126A8" w:rsidRDefault="00F126A8" w:rsidP="00F126A8">
      <w:pPr>
        <w:pStyle w:val="APABodyText"/>
        <w:rPr>
          <w:lang w:val="es-MX"/>
        </w:rPr>
      </w:pPr>
      <w:r w:rsidRPr="00F126A8">
        <w:rPr>
          <w:b/>
          <w:bCs/>
          <w:i/>
          <w:iCs/>
          <w:lang w:val="es-MX"/>
        </w:rPr>
        <w:t>Diagrama de Transición de Estado</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323"/>
        <w:gridCol w:w="1244"/>
        <w:gridCol w:w="1702"/>
        <w:gridCol w:w="2593"/>
        <w:gridCol w:w="1157"/>
        <w:gridCol w:w="1776"/>
      </w:tblGrid>
      <w:tr w:rsidR="00F126A8" w:rsidRPr="00F126A8" w14:paraId="38857E7A" w14:textId="77777777" w:rsidTr="00F126A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63A2F80" w14:textId="77777777" w:rsidR="00F126A8" w:rsidRPr="00F126A8" w:rsidRDefault="00F126A8" w:rsidP="00F126A8">
            <w:pPr>
              <w:pStyle w:val="Ttulo7"/>
              <w:rPr>
                <w:b/>
              </w:rPr>
            </w:pPr>
            <w:r w:rsidRPr="00F126A8">
              <w:rPr>
                <w:b/>
              </w:rPr>
              <w:lastRenderedPageBreak/>
              <w:t>Estado Actual</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13D4321" w14:textId="77777777" w:rsidR="00F126A8" w:rsidRPr="00F126A8" w:rsidRDefault="00F126A8" w:rsidP="00F126A8">
            <w:pPr>
              <w:pStyle w:val="Ttulo7"/>
              <w:rPr>
                <w:b/>
              </w:rPr>
            </w:pPr>
            <w:r w:rsidRPr="00F126A8">
              <w:rPr>
                <w:b/>
              </w:rPr>
              <w:t>Evento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64505C2" w14:textId="77777777" w:rsidR="00F126A8" w:rsidRPr="00F126A8" w:rsidRDefault="00F126A8" w:rsidP="00F126A8">
            <w:pPr>
              <w:pStyle w:val="Ttulo7"/>
              <w:rPr>
                <w:b/>
              </w:rPr>
            </w:pPr>
            <w:r w:rsidRPr="00F126A8">
              <w:rPr>
                <w:b/>
              </w:rPr>
              <w:t>Estado Siguiente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0FAA2DD" w14:textId="77777777" w:rsidR="00F126A8" w:rsidRPr="00F126A8" w:rsidRDefault="00F126A8" w:rsidP="00F126A8">
            <w:pPr>
              <w:pStyle w:val="Ttulo7"/>
              <w:rPr>
                <w:b/>
              </w:rPr>
            </w:pPr>
            <w:r w:rsidRPr="00F126A8">
              <w:rPr>
                <w:b/>
              </w:rPr>
              <w:t>Acción Esperada</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A46EBC0" w14:textId="77777777" w:rsidR="00F126A8" w:rsidRPr="00F126A8" w:rsidRDefault="00F126A8" w:rsidP="00F126A8">
            <w:pPr>
              <w:pStyle w:val="Ttulo7"/>
              <w:rPr>
                <w:b/>
              </w:rPr>
            </w:pPr>
            <w:r w:rsidRPr="00F126A8">
              <w:rPr>
                <w:b/>
              </w:rPr>
              <w:t>Acción Real</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DCEFB24" w14:textId="77777777" w:rsidR="00F126A8" w:rsidRPr="00F126A8" w:rsidRDefault="00F126A8" w:rsidP="00F126A8">
            <w:pPr>
              <w:pStyle w:val="Ttulo7"/>
              <w:rPr>
                <w:b/>
              </w:rPr>
            </w:pPr>
            <w:r w:rsidRPr="00F126A8">
              <w:rPr>
                <w:b/>
              </w:rPr>
              <w:t>Estado de la Prueba</w:t>
            </w:r>
          </w:p>
        </w:tc>
      </w:tr>
      <w:tr w:rsidR="00F126A8" w:rsidRPr="00F126A8" w14:paraId="1C17AD6E" w14:textId="77777777" w:rsidTr="00F126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51E576" w14:textId="77777777" w:rsidR="00F126A8" w:rsidRPr="00F126A8" w:rsidRDefault="00F126A8" w:rsidP="00F126A8">
            <w:pPr>
              <w:pStyle w:val="Ttulo7"/>
            </w:pPr>
            <w:r w:rsidRPr="00F126A8">
              <w:t>Sin cliente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4DCC33A" w14:textId="77777777" w:rsidR="00F126A8" w:rsidRPr="00F126A8" w:rsidRDefault="00F126A8" w:rsidP="00F126A8">
            <w:pPr>
              <w:pStyle w:val="Ttulo7"/>
            </w:pPr>
            <w:r w:rsidRPr="00F126A8">
              <w:t>Crear cliente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3A3627" w14:textId="77777777" w:rsidR="00F126A8" w:rsidRPr="00F126A8" w:rsidRDefault="00F126A8" w:rsidP="00F126A8">
            <w:pPr>
              <w:pStyle w:val="Ttulo7"/>
            </w:pPr>
            <w:r w:rsidRPr="00F126A8">
              <w:t>Cliente creado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3C44D7" w14:textId="77777777" w:rsidR="00F126A8" w:rsidRPr="00F126A8" w:rsidRDefault="00F126A8" w:rsidP="00F126A8">
            <w:pPr>
              <w:pStyle w:val="Ttulo7"/>
            </w:pPr>
            <w:r w:rsidRPr="00F126A8">
              <w:t>Cliente creado exitosamente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29E1AA" w14:textId="77777777" w:rsidR="00F126A8" w:rsidRPr="00F126A8" w:rsidRDefault="00F126A8" w:rsidP="00F126A8">
            <w:pPr>
              <w:pStyle w:val="Ttulo7"/>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C336BC" w14:textId="77777777" w:rsidR="00F126A8" w:rsidRPr="00F126A8" w:rsidRDefault="00F126A8" w:rsidP="00F126A8">
            <w:pPr>
              <w:pStyle w:val="Ttulo7"/>
            </w:pPr>
          </w:p>
        </w:tc>
      </w:tr>
      <w:tr w:rsidR="00F126A8" w:rsidRPr="00F126A8" w14:paraId="7B9F33BD" w14:textId="77777777" w:rsidTr="00F126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3651459" w14:textId="77777777" w:rsidR="00F126A8" w:rsidRPr="00F126A8" w:rsidRDefault="00F126A8" w:rsidP="00F126A8">
            <w:pPr>
              <w:pStyle w:val="Ttulo7"/>
            </w:pPr>
            <w:r w:rsidRPr="00F126A8">
              <w:t>Cliente creado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CA8DCB" w14:textId="77777777" w:rsidR="00F126A8" w:rsidRPr="00F126A8" w:rsidRDefault="00F126A8" w:rsidP="00F126A8">
            <w:pPr>
              <w:pStyle w:val="Ttulo7"/>
            </w:pPr>
            <w:r w:rsidRPr="00F126A8">
              <w:t>Actualizar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AEA16D" w14:textId="77777777" w:rsidR="00F126A8" w:rsidRPr="00F126A8" w:rsidRDefault="00F126A8" w:rsidP="00F126A8">
            <w:pPr>
              <w:pStyle w:val="Ttulo7"/>
            </w:pPr>
            <w:r w:rsidRPr="00F126A8">
              <w:t>Cliente actualizado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73B608" w14:textId="77777777" w:rsidR="00F126A8" w:rsidRPr="00F126A8" w:rsidRDefault="00F126A8" w:rsidP="00F126A8">
            <w:pPr>
              <w:pStyle w:val="Ttulo7"/>
            </w:pPr>
            <w:r w:rsidRPr="00F126A8">
              <w:t>Información actualizada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1B05CE" w14:textId="77777777" w:rsidR="00F126A8" w:rsidRPr="00F126A8" w:rsidRDefault="00F126A8" w:rsidP="00F126A8">
            <w:pPr>
              <w:pStyle w:val="Ttulo7"/>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BA92D0" w14:textId="77777777" w:rsidR="00F126A8" w:rsidRPr="00F126A8" w:rsidRDefault="00F126A8" w:rsidP="00F126A8">
            <w:pPr>
              <w:pStyle w:val="Ttulo7"/>
            </w:pPr>
          </w:p>
        </w:tc>
      </w:tr>
      <w:tr w:rsidR="00F126A8" w:rsidRPr="00F126A8" w14:paraId="4356188B" w14:textId="77777777" w:rsidTr="00F126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90D55E" w14:textId="77777777" w:rsidR="00F126A8" w:rsidRPr="00F126A8" w:rsidRDefault="00F126A8" w:rsidP="00F126A8">
            <w:pPr>
              <w:pStyle w:val="Ttulo7"/>
            </w:pPr>
            <w:r w:rsidRPr="00F126A8">
              <w:t>Cliente creado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564CCB" w14:textId="77777777" w:rsidR="00F126A8" w:rsidRPr="00F126A8" w:rsidRDefault="00F126A8" w:rsidP="00F126A8">
            <w:pPr>
              <w:pStyle w:val="Ttulo7"/>
            </w:pPr>
            <w:r w:rsidRPr="00F126A8">
              <w:t>Eliminar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CCD2D3" w14:textId="77777777" w:rsidR="00F126A8" w:rsidRPr="00F126A8" w:rsidRDefault="00F126A8" w:rsidP="00F126A8">
            <w:pPr>
              <w:pStyle w:val="Ttulo7"/>
            </w:pPr>
            <w:r w:rsidRPr="00F126A8">
              <w:t>Sin cliente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C0C2A4" w14:textId="77777777" w:rsidR="00F126A8" w:rsidRPr="00F126A8" w:rsidRDefault="00F126A8" w:rsidP="00F126A8">
            <w:pPr>
              <w:pStyle w:val="Ttulo7"/>
            </w:pPr>
            <w:r w:rsidRPr="00F126A8">
              <w:t>Cliente eliminado exitosamente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F7ED2F" w14:textId="77777777" w:rsidR="00F126A8" w:rsidRPr="00F126A8" w:rsidRDefault="00F126A8" w:rsidP="00F126A8">
            <w:pPr>
              <w:pStyle w:val="Ttulo7"/>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4531B96" w14:textId="77777777" w:rsidR="00F126A8" w:rsidRPr="00F126A8" w:rsidRDefault="00F126A8" w:rsidP="00F126A8">
            <w:pPr>
              <w:pStyle w:val="Ttulo7"/>
            </w:pPr>
          </w:p>
        </w:tc>
      </w:tr>
    </w:tbl>
    <w:p w14:paraId="58F8582C" w14:textId="6F1EB9FF" w:rsidR="00F126A8" w:rsidRPr="00F126A8" w:rsidRDefault="00F126A8" w:rsidP="00F126A8">
      <w:pPr>
        <w:pStyle w:val="APABodyText"/>
        <w:rPr>
          <w:lang w:val="es-MX"/>
        </w:rPr>
      </w:pPr>
      <w:r w:rsidRPr="00F126A8">
        <w:rPr>
          <w:b/>
          <w:bCs/>
          <w:lang w:val="es-MX"/>
        </w:rPr>
        <w:t>Tabla de Usuario:</w:t>
      </w:r>
    </w:p>
    <w:p w14:paraId="4A5B7B5B" w14:textId="6F1EB9FF" w:rsidR="00F126A8" w:rsidRPr="00F126A8" w:rsidRDefault="00F126A8" w:rsidP="00F126A8">
      <w:pPr>
        <w:pStyle w:val="APABodyText"/>
        <w:rPr>
          <w:lang w:val="es-MX"/>
        </w:rPr>
      </w:pPr>
      <w:r w:rsidRPr="00F126A8">
        <w:rPr>
          <w:b/>
          <w:bCs/>
          <w:i/>
          <w:iCs/>
          <w:lang w:val="es-MX"/>
        </w:rPr>
        <w:t>Diagrama de Transición de Estado</w:t>
      </w:r>
    </w:p>
    <w:tbl>
      <w:tblPr>
        <w:tblW w:w="9795" w:type="dxa"/>
        <w:jc w:val="center"/>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324"/>
        <w:gridCol w:w="1298"/>
        <w:gridCol w:w="1722"/>
        <w:gridCol w:w="2579"/>
        <w:gridCol w:w="1140"/>
        <w:gridCol w:w="1732"/>
      </w:tblGrid>
      <w:tr w:rsidR="00F126A8" w:rsidRPr="00F126A8" w14:paraId="6F1766D0" w14:textId="77777777" w:rsidTr="00F126A8">
        <w:trPr>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48534F6" w14:textId="77777777" w:rsidR="00F126A8" w:rsidRPr="00F126A8" w:rsidRDefault="00F126A8" w:rsidP="00F126A8">
            <w:pPr>
              <w:pStyle w:val="Ttulo7"/>
              <w:rPr>
                <w:b/>
              </w:rPr>
            </w:pPr>
            <w:r w:rsidRPr="00F126A8">
              <w:rPr>
                <w:b/>
              </w:rPr>
              <w:t>Estado Actual</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54D742B" w14:textId="77777777" w:rsidR="00F126A8" w:rsidRPr="00F126A8" w:rsidRDefault="00F126A8" w:rsidP="00F126A8">
            <w:pPr>
              <w:pStyle w:val="Ttulo7"/>
              <w:rPr>
                <w:b/>
              </w:rPr>
            </w:pPr>
            <w:r w:rsidRPr="00F126A8">
              <w:rPr>
                <w:b/>
              </w:rPr>
              <w:t>Evento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76E754F" w14:textId="77777777" w:rsidR="00F126A8" w:rsidRPr="00F126A8" w:rsidRDefault="00F126A8" w:rsidP="00F126A8">
            <w:pPr>
              <w:pStyle w:val="Ttulo7"/>
              <w:rPr>
                <w:b/>
              </w:rPr>
            </w:pPr>
            <w:r w:rsidRPr="00F126A8">
              <w:rPr>
                <w:b/>
              </w:rPr>
              <w:t>Estado Siguiente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3970975" w14:textId="77777777" w:rsidR="00F126A8" w:rsidRPr="00F126A8" w:rsidRDefault="00F126A8" w:rsidP="00F126A8">
            <w:pPr>
              <w:pStyle w:val="Ttulo7"/>
              <w:rPr>
                <w:b/>
              </w:rPr>
            </w:pPr>
            <w:r w:rsidRPr="00F126A8">
              <w:rPr>
                <w:b/>
              </w:rPr>
              <w:t>Acción Esperada</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45271FE" w14:textId="77777777" w:rsidR="00F126A8" w:rsidRPr="00F126A8" w:rsidRDefault="00F126A8" w:rsidP="00F126A8">
            <w:pPr>
              <w:pStyle w:val="Ttulo7"/>
              <w:rPr>
                <w:b/>
              </w:rPr>
            </w:pPr>
            <w:r w:rsidRPr="00F126A8">
              <w:rPr>
                <w:b/>
              </w:rPr>
              <w:t>Acción Real</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9EC08B8" w14:textId="77777777" w:rsidR="00F126A8" w:rsidRPr="00F126A8" w:rsidRDefault="00F126A8" w:rsidP="00F126A8">
            <w:pPr>
              <w:pStyle w:val="Ttulo7"/>
              <w:rPr>
                <w:b/>
              </w:rPr>
            </w:pPr>
            <w:r w:rsidRPr="00F126A8">
              <w:rPr>
                <w:b/>
              </w:rPr>
              <w:t>Estado de la Prueba</w:t>
            </w:r>
          </w:p>
        </w:tc>
      </w:tr>
      <w:tr w:rsidR="00F126A8" w:rsidRPr="00F126A8" w14:paraId="47697295" w14:textId="77777777" w:rsidTr="00F126A8">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D03006" w14:textId="77777777" w:rsidR="00F126A8" w:rsidRPr="00F126A8" w:rsidRDefault="00F126A8" w:rsidP="00F126A8">
            <w:pPr>
              <w:pStyle w:val="Ttulo7"/>
            </w:pPr>
            <w:r w:rsidRPr="00F126A8">
              <w:t>Sin usuario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CF36C4" w14:textId="77777777" w:rsidR="00F126A8" w:rsidRPr="00F126A8" w:rsidRDefault="00F126A8" w:rsidP="00F126A8">
            <w:pPr>
              <w:pStyle w:val="Ttulo7"/>
            </w:pPr>
            <w:r w:rsidRPr="00F126A8">
              <w:t>Crear usuario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874B5EC" w14:textId="77777777" w:rsidR="00F126A8" w:rsidRPr="00F126A8" w:rsidRDefault="00F126A8" w:rsidP="00F126A8">
            <w:pPr>
              <w:pStyle w:val="Ttulo7"/>
            </w:pPr>
            <w:r w:rsidRPr="00F126A8">
              <w:t>Usuario creado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740BD5" w14:textId="77777777" w:rsidR="00F126A8" w:rsidRPr="00F126A8" w:rsidRDefault="00F126A8" w:rsidP="00F126A8">
            <w:pPr>
              <w:pStyle w:val="Ttulo7"/>
            </w:pPr>
            <w:r w:rsidRPr="00F126A8">
              <w:t>Usuario creado exitosamente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F6AFD6" w14:textId="77777777" w:rsidR="00F126A8" w:rsidRPr="00F126A8" w:rsidRDefault="00F126A8" w:rsidP="00F126A8">
            <w:pPr>
              <w:pStyle w:val="Ttulo7"/>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C48D32" w14:textId="77777777" w:rsidR="00F126A8" w:rsidRPr="00F126A8" w:rsidRDefault="00F126A8" w:rsidP="00F126A8">
            <w:pPr>
              <w:pStyle w:val="Ttulo7"/>
            </w:pPr>
          </w:p>
        </w:tc>
      </w:tr>
      <w:tr w:rsidR="00F126A8" w:rsidRPr="00F126A8" w14:paraId="67FC22C8" w14:textId="77777777" w:rsidTr="00F126A8">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5D998B" w14:textId="77777777" w:rsidR="00F126A8" w:rsidRPr="00F126A8" w:rsidRDefault="00F126A8" w:rsidP="00F126A8">
            <w:pPr>
              <w:pStyle w:val="Ttulo7"/>
            </w:pPr>
            <w:r w:rsidRPr="00F126A8">
              <w:t>Usuario creado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D8340D" w14:textId="77777777" w:rsidR="00F126A8" w:rsidRPr="00F126A8" w:rsidRDefault="00F126A8" w:rsidP="00F126A8">
            <w:pPr>
              <w:pStyle w:val="Ttulo7"/>
            </w:pPr>
            <w:r w:rsidRPr="00F126A8">
              <w:t>Actualizar rol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51A64D" w14:textId="77777777" w:rsidR="00F126A8" w:rsidRPr="00F126A8" w:rsidRDefault="00F126A8" w:rsidP="00F126A8">
            <w:pPr>
              <w:pStyle w:val="Ttulo7"/>
            </w:pPr>
            <w:r w:rsidRPr="00F126A8">
              <w:t>Usuario actualizado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6587B4" w14:textId="77777777" w:rsidR="00F126A8" w:rsidRPr="00F126A8" w:rsidRDefault="00F126A8" w:rsidP="00F126A8">
            <w:pPr>
              <w:pStyle w:val="Ttulo7"/>
            </w:pPr>
            <w:r w:rsidRPr="00F126A8">
              <w:t>Rol de usuario actualizado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13D2E9" w14:textId="77777777" w:rsidR="00F126A8" w:rsidRPr="00F126A8" w:rsidRDefault="00F126A8" w:rsidP="00F126A8">
            <w:pPr>
              <w:pStyle w:val="Ttulo7"/>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98F42A2" w14:textId="77777777" w:rsidR="00F126A8" w:rsidRPr="00F126A8" w:rsidRDefault="00F126A8" w:rsidP="00F126A8">
            <w:pPr>
              <w:pStyle w:val="Ttulo7"/>
            </w:pPr>
          </w:p>
        </w:tc>
      </w:tr>
      <w:tr w:rsidR="00F126A8" w:rsidRPr="00F126A8" w14:paraId="0D6A0CE9" w14:textId="77777777" w:rsidTr="00F126A8">
        <w:trPr>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CF3C01" w14:textId="77777777" w:rsidR="00F126A8" w:rsidRPr="00F126A8" w:rsidRDefault="00F126A8" w:rsidP="00F126A8">
            <w:pPr>
              <w:pStyle w:val="Ttulo7"/>
            </w:pPr>
            <w:r w:rsidRPr="00F126A8">
              <w:t>Usuario creado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3DDB09" w14:textId="77777777" w:rsidR="00F126A8" w:rsidRPr="00F126A8" w:rsidRDefault="00F126A8" w:rsidP="00F126A8">
            <w:pPr>
              <w:pStyle w:val="Ttulo7"/>
            </w:pPr>
            <w:r w:rsidRPr="00F126A8">
              <w:t>Eliminar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08DEF6" w14:textId="77777777" w:rsidR="00F126A8" w:rsidRPr="00F126A8" w:rsidRDefault="00F126A8" w:rsidP="00F126A8">
            <w:pPr>
              <w:pStyle w:val="Ttulo7"/>
            </w:pPr>
            <w:r w:rsidRPr="00F126A8">
              <w:t>Sin usuario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5E2C0F" w14:textId="77777777" w:rsidR="00F126A8" w:rsidRPr="00F126A8" w:rsidRDefault="00F126A8" w:rsidP="00F126A8">
            <w:pPr>
              <w:pStyle w:val="Ttulo7"/>
            </w:pPr>
            <w:r w:rsidRPr="00F126A8">
              <w:t>Usuario eliminado exitosamente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CCE0C4" w14:textId="77777777" w:rsidR="00F126A8" w:rsidRPr="00F126A8" w:rsidRDefault="00F126A8" w:rsidP="00F126A8">
            <w:pPr>
              <w:pStyle w:val="Ttulo7"/>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D79B34" w14:textId="77777777" w:rsidR="00F126A8" w:rsidRPr="00F126A8" w:rsidRDefault="00F126A8" w:rsidP="00F126A8">
            <w:pPr>
              <w:pStyle w:val="Ttulo7"/>
            </w:pPr>
          </w:p>
        </w:tc>
      </w:tr>
    </w:tbl>
    <w:p w14:paraId="387DF33A" w14:textId="6F1EB9FF" w:rsidR="00F126A8" w:rsidRPr="00F126A8" w:rsidRDefault="00F126A8" w:rsidP="00F126A8">
      <w:pPr>
        <w:pStyle w:val="APABodyText"/>
        <w:rPr>
          <w:lang w:val="es-MX"/>
        </w:rPr>
      </w:pPr>
      <w:r w:rsidRPr="00F126A8">
        <w:rPr>
          <w:lang w:val="es-MX"/>
        </w:rPr>
        <w:t>En estos diagramas de transición de estado, puedes definir los estados posibles para las entidades (como "Sin cliente", "Cliente creado", etc.), los eventos que provocan transiciones de estado (como "Crear cliente", "Actualizar", etc.), y las acciones esperadas cuando ocurren esas transiciones.</w:t>
      </w:r>
    </w:p>
    <w:p w14:paraId="00D9723E" w14:textId="6F1EB9FF" w:rsidR="00F126A8" w:rsidRDefault="00F126A8" w:rsidP="00604D21">
      <w:pPr>
        <w:pStyle w:val="APABodyText"/>
        <w:rPr>
          <w:lang w:val="es-EC"/>
        </w:rPr>
      </w:pPr>
    </w:p>
    <w:p w14:paraId="65644267" w14:textId="6F1EB9FF" w:rsidR="00F126A8" w:rsidRDefault="00F126A8" w:rsidP="00604D21">
      <w:pPr>
        <w:pStyle w:val="APABodyText"/>
        <w:rPr>
          <w:lang w:val="es-EC"/>
        </w:rPr>
      </w:pPr>
    </w:p>
    <w:p w14:paraId="37EE4109" w14:textId="6F1EB9FF" w:rsidR="00F126A8" w:rsidRPr="006274FF" w:rsidRDefault="00F126A8" w:rsidP="00604D21">
      <w:pPr>
        <w:pStyle w:val="APABodyText"/>
        <w:rPr>
          <w:lang w:val="es-EC"/>
        </w:rPr>
      </w:pPr>
    </w:p>
    <w:p w14:paraId="2FFD1E1D" w14:textId="6F1EB9FF" w:rsidR="00021565" w:rsidRPr="006274FF" w:rsidRDefault="00021565" w:rsidP="00021565">
      <w:pPr>
        <w:pStyle w:val="APALevel2"/>
      </w:pPr>
      <w:bookmarkStart w:id="29" w:name="_Toc142516871"/>
      <w:r w:rsidRPr="006274FF">
        <w:t>Tablas de decisión</w:t>
      </w:r>
      <w:bookmarkStart w:id="30" w:name="_GoBack"/>
      <w:bookmarkEnd w:id="29"/>
      <w:bookmarkEnd w:id="30"/>
    </w:p>
    <w:p w14:paraId="36F15A5E" w14:textId="48636D28" w:rsidR="006F365B" w:rsidRPr="006F365B" w:rsidRDefault="00A53F71" w:rsidP="00A53F71">
      <w:pPr>
        <w:pStyle w:val="APABodyText"/>
        <w:rPr>
          <w:b/>
        </w:rPr>
      </w:pPr>
      <w:r w:rsidRPr="00A53F71">
        <w:rPr>
          <w:lang w:val="es-EC"/>
        </w:rPr>
        <w:t>P</w:t>
      </w:r>
      <w:r w:rsidR="006F365B" w:rsidRPr="00A53F71">
        <w:rPr>
          <w:lang w:val="es-EC"/>
        </w:rPr>
        <w:t xml:space="preserve">resenta una tabla de decisiones para la tabla de "Cliente". </w:t>
      </w:r>
      <w:r w:rsidR="006F365B" w:rsidRPr="00A53F71">
        <w:t xml:space="preserve">Se </w:t>
      </w:r>
      <w:proofErr w:type="spellStart"/>
      <w:r w:rsidR="006F365B" w:rsidRPr="00A53F71">
        <w:t>han</w:t>
      </w:r>
      <w:proofErr w:type="spellEnd"/>
      <w:r w:rsidR="006F365B" w:rsidRPr="00A53F71">
        <w:t xml:space="preserve"> </w:t>
      </w:r>
      <w:proofErr w:type="spellStart"/>
      <w:r w:rsidR="006F365B" w:rsidRPr="00A53F71">
        <w:t>establecido</w:t>
      </w:r>
      <w:proofErr w:type="spellEnd"/>
      <w:r w:rsidR="006F365B" w:rsidRPr="00A53F71">
        <w:t xml:space="preserve"> </w:t>
      </w:r>
      <w:proofErr w:type="spellStart"/>
      <w:r w:rsidR="006F365B" w:rsidRPr="00A53F71">
        <w:t>condiciones</w:t>
      </w:r>
      <w:proofErr w:type="spellEnd"/>
      <w:r w:rsidR="006F365B" w:rsidRPr="00A53F71">
        <w:t xml:space="preserve"> lógicas basadas en las cuales se toman diferentes acciones. Las condiciones incluyen valores booleanos "Verdadero" y "Falso". Para cada combinación de condiciones, se espera una acción específica.</w:t>
      </w:r>
    </w:p>
    <w:tbl>
      <w:tblPr>
        <w:tblStyle w:val="Tablanormal1"/>
        <w:tblW w:w="9795" w:type="dxa"/>
        <w:tblLook w:val="04A0" w:firstRow="1" w:lastRow="0" w:firstColumn="1" w:lastColumn="0" w:noHBand="0" w:noVBand="1"/>
      </w:tblPr>
      <w:tblGrid>
        <w:gridCol w:w="678"/>
        <w:gridCol w:w="1410"/>
        <w:gridCol w:w="1410"/>
        <w:gridCol w:w="2715"/>
        <w:gridCol w:w="1385"/>
        <w:gridCol w:w="2197"/>
      </w:tblGrid>
      <w:tr w:rsidR="00F126A8" w:rsidRPr="00A53F71" w14:paraId="09350DD8" w14:textId="77777777" w:rsidTr="00F126A8">
        <w:trPr>
          <w:gridAfter w:val="5"/>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E5E2A8" w14:textId="77777777" w:rsidR="00F126A8" w:rsidRPr="00A53F71" w:rsidRDefault="00F126A8">
            <w:pPr>
              <w:rPr>
                <w:lang w:val="es-EC"/>
              </w:rPr>
            </w:pPr>
          </w:p>
        </w:tc>
      </w:tr>
      <w:tr w:rsidR="00F126A8" w14:paraId="2D631E3B" w14:textId="77777777" w:rsidTr="00F12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60BD88" w14:textId="77777777" w:rsidR="00F126A8" w:rsidRDefault="00F126A8">
            <w:pPr>
              <w:spacing w:before="480" w:after="480"/>
              <w:jc w:val="center"/>
              <w:rPr>
                <w:rFonts w:ascii="Segoe UI" w:hAnsi="Segoe UI" w:cs="Segoe UI"/>
                <w:color w:val="374151"/>
                <w:sz w:val="21"/>
                <w:szCs w:val="21"/>
              </w:rPr>
            </w:pPr>
            <w:r>
              <w:rPr>
                <w:rFonts w:ascii="Segoe UI" w:hAnsi="Segoe UI" w:cs="Segoe UI"/>
                <w:b w:val="0"/>
                <w:bCs w:val="0"/>
                <w:color w:val="374151"/>
                <w:sz w:val="21"/>
                <w:szCs w:val="21"/>
              </w:rPr>
              <w:t>Caso</w:t>
            </w:r>
          </w:p>
        </w:tc>
        <w:tc>
          <w:tcPr>
            <w:tcW w:w="0" w:type="auto"/>
            <w:hideMark/>
          </w:tcPr>
          <w:p w14:paraId="4153EEBC" w14:textId="77777777" w:rsidR="00F126A8" w:rsidRDefault="00F126A8">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374151"/>
                <w:sz w:val="21"/>
                <w:szCs w:val="21"/>
              </w:rPr>
            </w:pPr>
            <w:proofErr w:type="spellStart"/>
            <w:r>
              <w:rPr>
                <w:rFonts w:ascii="Segoe UI" w:hAnsi="Segoe UI" w:cs="Segoe UI"/>
                <w:b/>
                <w:bCs/>
                <w:color w:val="374151"/>
                <w:sz w:val="21"/>
                <w:szCs w:val="21"/>
              </w:rPr>
              <w:t>Condición</w:t>
            </w:r>
            <w:proofErr w:type="spellEnd"/>
            <w:r>
              <w:rPr>
                <w:rFonts w:ascii="Segoe UI" w:hAnsi="Segoe UI" w:cs="Segoe UI"/>
                <w:b/>
                <w:bCs/>
                <w:color w:val="374151"/>
                <w:sz w:val="21"/>
                <w:szCs w:val="21"/>
              </w:rPr>
              <w:t xml:space="preserve"> 1</w:t>
            </w:r>
          </w:p>
        </w:tc>
        <w:tc>
          <w:tcPr>
            <w:tcW w:w="0" w:type="auto"/>
            <w:hideMark/>
          </w:tcPr>
          <w:p w14:paraId="4BFA8474" w14:textId="77777777" w:rsidR="00F126A8" w:rsidRDefault="00F126A8">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374151"/>
                <w:sz w:val="21"/>
                <w:szCs w:val="21"/>
              </w:rPr>
            </w:pPr>
            <w:proofErr w:type="spellStart"/>
            <w:r>
              <w:rPr>
                <w:rFonts w:ascii="Segoe UI" w:hAnsi="Segoe UI" w:cs="Segoe UI"/>
                <w:b/>
                <w:bCs/>
                <w:color w:val="374151"/>
                <w:sz w:val="21"/>
                <w:szCs w:val="21"/>
              </w:rPr>
              <w:t>Condición</w:t>
            </w:r>
            <w:proofErr w:type="spellEnd"/>
            <w:r>
              <w:rPr>
                <w:rFonts w:ascii="Segoe UI" w:hAnsi="Segoe UI" w:cs="Segoe UI"/>
                <w:b/>
                <w:bCs/>
                <w:color w:val="374151"/>
                <w:sz w:val="21"/>
                <w:szCs w:val="21"/>
              </w:rPr>
              <w:t xml:space="preserve"> 2</w:t>
            </w:r>
          </w:p>
        </w:tc>
        <w:tc>
          <w:tcPr>
            <w:tcW w:w="0" w:type="auto"/>
            <w:hideMark/>
          </w:tcPr>
          <w:p w14:paraId="64B82E08" w14:textId="77777777" w:rsidR="00F126A8" w:rsidRDefault="00F126A8">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374151"/>
                <w:sz w:val="21"/>
                <w:szCs w:val="21"/>
              </w:rPr>
            </w:pPr>
            <w:proofErr w:type="spellStart"/>
            <w:r>
              <w:rPr>
                <w:rFonts w:ascii="Segoe UI" w:hAnsi="Segoe UI" w:cs="Segoe UI"/>
                <w:b/>
                <w:bCs/>
                <w:color w:val="374151"/>
                <w:sz w:val="21"/>
                <w:szCs w:val="21"/>
              </w:rPr>
              <w:t>Acción</w:t>
            </w:r>
            <w:proofErr w:type="spellEnd"/>
            <w:r>
              <w:rPr>
                <w:rFonts w:ascii="Segoe UI" w:hAnsi="Segoe UI" w:cs="Segoe UI"/>
                <w:b/>
                <w:bCs/>
                <w:color w:val="374151"/>
                <w:sz w:val="21"/>
                <w:szCs w:val="21"/>
              </w:rPr>
              <w:t xml:space="preserve"> </w:t>
            </w:r>
            <w:proofErr w:type="spellStart"/>
            <w:r>
              <w:rPr>
                <w:rFonts w:ascii="Segoe UI" w:hAnsi="Segoe UI" w:cs="Segoe UI"/>
                <w:b/>
                <w:bCs/>
                <w:color w:val="374151"/>
                <w:sz w:val="21"/>
                <w:szCs w:val="21"/>
              </w:rPr>
              <w:t>Esperada</w:t>
            </w:r>
            <w:proofErr w:type="spellEnd"/>
          </w:p>
        </w:tc>
        <w:tc>
          <w:tcPr>
            <w:tcW w:w="0" w:type="auto"/>
            <w:hideMark/>
          </w:tcPr>
          <w:p w14:paraId="08CAC539" w14:textId="77777777" w:rsidR="00F126A8" w:rsidRDefault="00F126A8">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374151"/>
                <w:sz w:val="21"/>
                <w:szCs w:val="21"/>
              </w:rPr>
            </w:pPr>
            <w:proofErr w:type="spellStart"/>
            <w:r>
              <w:rPr>
                <w:rFonts w:ascii="Segoe UI" w:hAnsi="Segoe UI" w:cs="Segoe UI"/>
                <w:b/>
                <w:bCs/>
                <w:color w:val="374151"/>
                <w:sz w:val="21"/>
                <w:szCs w:val="21"/>
              </w:rPr>
              <w:t>Acción</w:t>
            </w:r>
            <w:proofErr w:type="spellEnd"/>
            <w:r>
              <w:rPr>
                <w:rFonts w:ascii="Segoe UI" w:hAnsi="Segoe UI" w:cs="Segoe UI"/>
                <w:b/>
                <w:bCs/>
                <w:color w:val="374151"/>
                <w:sz w:val="21"/>
                <w:szCs w:val="21"/>
              </w:rPr>
              <w:t xml:space="preserve"> Real</w:t>
            </w:r>
          </w:p>
        </w:tc>
        <w:tc>
          <w:tcPr>
            <w:tcW w:w="0" w:type="auto"/>
            <w:hideMark/>
          </w:tcPr>
          <w:p w14:paraId="65FCC6CA" w14:textId="77777777" w:rsidR="00F126A8" w:rsidRDefault="00F126A8">
            <w:pPr>
              <w:spacing w:before="480" w:after="480"/>
              <w:jc w:val="center"/>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374151"/>
                <w:sz w:val="21"/>
                <w:szCs w:val="21"/>
              </w:rPr>
            </w:pPr>
            <w:r>
              <w:rPr>
                <w:rFonts w:ascii="Segoe UI" w:hAnsi="Segoe UI" w:cs="Segoe UI"/>
                <w:b/>
                <w:bCs/>
                <w:color w:val="374151"/>
                <w:sz w:val="21"/>
                <w:szCs w:val="21"/>
              </w:rPr>
              <w:t xml:space="preserve">Estado de la </w:t>
            </w:r>
            <w:proofErr w:type="spellStart"/>
            <w:r>
              <w:rPr>
                <w:rFonts w:ascii="Segoe UI" w:hAnsi="Segoe UI" w:cs="Segoe UI"/>
                <w:b/>
                <w:bCs/>
                <w:color w:val="374151"/>
                <w:sz w:val="21"/>
                <w:szCs w:val="21"/>
              </w:rPr>
              <w:t>Prueba</w:t>
            </w:r>
            <w:proofErr w:type="spellEnd"/>
          </w:p>
        </w:tc>
      </w:tr>
      <w:tr w:rsidR="00F126A8" w14:paraId="708B2FA0" w14:textId="77777777" w:rsidTr="00F126A8">
        <w:tc>
          <w:tcPr>
            <w:cnfStyle w:val="001000000000" w:firstRow="0" w:lastRow="0" w:firstColumn="1" w:lastColumn="0" w:oddVBand="0" w:evenVBand="0" w:oddHBand="0" w:evenHBand="0" w:firstRowFirstColumn="0" w:firstRowLastColumn="0" w:lastRowFirstColumn="0" w:lastRowLastColumn="0"/>
            <w:tcW w:w="0" w:type="auto"/>
            <w:hideMark/>
          </w:tcPr>
          <w:p w14:paraId="4E8B9805" w14:textId="77777777" w:rsidR="00F126A8" w:rsidRDefault="00F126A8">
            <w:pPr>
              <w:spacing w:before="480" w:after="480"/>
              <w:rPr>
                <w:rFonts w:ascii="Segoe UI" w:hAnsi="Segoe UI" w:cs="Segoe UI"/>
                <w:b w:val="0"/>
                <w:bCs w:val="0"/>
                <w:color w:val="374151"/>
                <w:sz w:val="21"/>
                <w:szCs w:val="21"/>
              </w:rPr>
            </w:pPr>
            <w:r>
              <w:rPr>
                <w:rFonts w:ascii="Segoe UI" w:hAnsi="Segoe UI" w:cs="Segoe UI"/>
                <w:color w:val="374151"/>
                <w:sz w:val="21"/>
                <w:szCs w:val="21"/>
              </w:rPr>
              <w:t>1</w:t>
            </w:r>
          </w:p>
        </w:tc>
        <w:tc>
          <w:tcPr>
            <w:tcW w:w="0" w:type="auto"/>
            <w:hideMark/>
          </w:tcPr>
          <w:p w14:paraId="5C53E8CF"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Verdadero</w:t>
            </w:r>
          </w:p>
        </w:tc>
        <w:tc>
          <w:tcPr>
            <w:tcW w:w="0" w:type="auto"/>
            <w:hideMark/>
          </w:tcPr>
          <w:p w14:paraId="1A1723BE"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Verdadero</w:t>
            </w:r>
          </w:p>
        </w:tc>
        <w:tc>
          <w:tcPr>
            <w:tcW w:w="0" w:type="auto"/>
            <w:hideMark/>
          </w:tcPr>
          <w:p w14:paraId="04C30200"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 xml:space="preserve">Crear </w:t>
            </w:r>
            <w:proofErr w:type="spellStart"/>
            <w:r>
              <w:rPr>
                <w:rFonts w:ascii="Segoe UI" w:hAnsi="Segoe UI" w:cs="Segoe UI"/>
                <w:color w:val="374151"/>
                <w:sz w:val="21"/>
                <w:szCs w:val="21"/>
              </w:rPr>
              <w:t>cliente</w:t>
            </w:r>
            <w:proofErr w:type="spellEnd"/>
            <w:r>
              <w:rPr>
                <w:rFonts w:ascii="Segoe UI" w:hAnsi="Segoe UI" w:cs="Segoe UI"/>
                <w:color w:val="374151"/>
                <w:sz w:val="21"/>
                <w:szCs w:val="21"/>
              </w:rPr>
              <w:t xml:space="preserve"> </w:t>
            </w:r>
            <w:proofErr w:type="spellStart"/>
            <w:r>
              <w:rPr>
                <w:rFonts w:ascii="Segoe UI" w:hAnsi="Segoe UI" w:cs="Segoe UI"/>
                <w:color w:val="374151"/>
                <w:sz w:val="21"/>
                <w:szCs w:val="21"/>
              </w:rPr>
              <w:t>exitosamente</w:t>
            </w:r>
            <w:proofErr w:type="spellEnd"/>
          </w:p>
        </w:tc>
        <w:tc>
          <w:tcPr>
            <w:tcW w:w="0" w:type="auto"/>
            <w:hideMark/>
          </w:tcPr>
          <w:p w14:paraId="48306289"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
        </w:tc>
        <w:tc>
          <w:tcPr>
            <w:tcW w:w="0" w:type="auto"/>
            <w:hideMark/>
          </w:tcPr>
          <w:p w14:paraId="034105E1"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sz w:val="20"/>
                <w:szCs w:val="20"/>
              </w:rPr>
            </w:pPr>
          </w:p>
        </w:tc>
      </w:tr>
      <w:tr w:rsidR="00F126A8" w14:paraId="50301B05" w14:textId="77777777" w:rsidTr="00F12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AEF162" w14:textId="77777777" w:rsidR="00F126A8" w:rsidRDefault="00F126A8">
            <w:pPr>
              <w:spacing w:before="480" w:after="480"/>
              <w:rPr>
                <w:rFonts w:ascii="Segoe UI" w:hAnsi="Segoe UI" w:cs="Segoe UI"/>
                <w:color w:val="374151"/>
                <w:sz w:val="21"/>
                <w:szCs w:val="21"/>
              </w:rPr>
            </w:pPr>
            <w:r>
              <w:rPr>
                <w:rFonts w:ascii="Segoe UI" w:hAnsi="Segoe UI" w:cs="Segoe UI"/>
                <w:color w:val="374151"/>
                <w:sz w:val="21"/>
                <w:szCs w:val="21"/>
              </w:rPr>
              <w:t>2</w:t>
            </w:r>
          </w:p>
        </w:tc>
        <w:tc>
          <w:tcPr>
            <w:tcW w:w="0" w:type="auto"/>
            <w:hideMark/>
          </w:tcPr>
          <w:p w14:paraId="206F0882"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Verdadero</w:t>
            </w:r>
          </w:p>
        </w:tc>
        <w:tc>
          <w:tcPr>
            <w:tcW w:w="0" w:type="auto"/>
            <w:hideMark/>
          </w:tcPr>
          <w:p w14:paraId="5EA616C7"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Falso</w:t>
            </w:r>
          </w:p>
        </w:tc>
        <w:tc>
          <w:tcPr>
            <w:tcW w:w="0" w:type="auto"/>
            <w:hideMark/>
          </w:tcPr>
          <w:p w14:paraId="24C4A8EF"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rFonts w:ascii="Segoe UI" w:hAnsi="Segoe UI" w:cs="Segoe UI"/>
                <w:color w:val="374151"/>
                <w:sz w:val="21"/>
                <w:szCs w:val="21"/>
              </w:rPr>
            </w:pPr>
            <w:proofErr w:type="spellStart"/>
            <w:r>
              <w:rPr>
                <w:rFonts w:ascii="Segoe UI" w:hAnsi="Segoe UI" w:cs="Segoe UI"/>
                <w:color w:val="374151"/>
                <w:sz w:val="21"/>
                <w:szCs w:val="21"/>
              </w:rPr>
              <w:t>Mostrar</w:t>
            </w:r>
            <w:proofErr w:type="spellEnd"/>
            <w:r>
              <w:rPr>
                <w:rFonts w:ascii="Segoe UI" w:hAnsi="Segoe UI" w:cs="Segoe UI"/>
                <w:color w:val="374151"/>
                <w:sz w:val="21"/>
                <w:szCs w:val="21"/>
              </w:rPr>
              <w:t xml:space="preserve"> error</w:t>
            </w:r>
          </w:p>
        </w:tc>
        <w:tc>
          <w:tcPr>
            <w:tcW w:w="0" w:type="auto"/>
            <w:hideMark/>
          </w:tcPr>
          <w:p w14:paraId="2791AE18"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rFonts w:ascii="Segoe UI" w:hAnsi="Segoe UI" w:cs="Segoe UI"/>
                <w:color w:val="374151"/>
                <w:sz w:val="21"/>
                <w:szCs w:val="21"/>
              </w:rPr>
            </w:pPr>
          </w:p>
        </w:tc>
        <w:tc>
          <w:tcPr>
            <w:tcW w:w="0" w:type="auto"/>
            <w:hideMark/>
          </w:tcPr>
          <w:p w14:paraId="1AD09D52"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sz w:val="20"/>
                <w:szCs w:val="20"/>
              </w:rPr>
            </w:pPr>
          </w:p>
        </w:tc>
      </w:tr>
      <w:tr w:rsidR="00F126A8" w14:paraId="7DC5C8AE" w14:textId="77777777" w:rsidTr="00F126A8">
        <w:tc>
          <w:tcPr>
            <w:cnfStyle w:val="001000000000" w:firstRow="0" w:lastRow="0" w:firstColumn="1" w:lastColumn="0" w:oddVBand="0" w:evenVBand="0" w:oddHBand="0" w:evenHBand="0" w:firstRowFirstColumn="0" w:firstRowLastColumn="0" w:lastRowFirstColumn="0" w:lastRowLastColumn="0"/>
            <w:tcW w:w="0" w:type="auto"/>
            <w:hideMark/>
          </w:tcPr>
          <w:p w14:paraId="60896C8D" w14:textId="77777777" w:rsidR="00F126A8" w:rsidRDefault="00F126A8">
            <w:pPr>
              <w:spacing w:before="480" w:after="480"/>
              <w:rPr>
                <w:rFonts w:ascii="Segoe UI" w:hAnsi="Segoe UI" w:cs="Segoe UI"/>
                <w:color w:val="374151"/>
                <w:sz w:val="21"/>
                <w:szCs w:val="21"/>
              </w:rPr>
            </w:pPr>
            <w:r>
              <w:rPr>
                <w:rFonts w:ascii="Segoe UI" w:hAnsi="Segoe UI" w:cs="Segoe UI"/>
                <w:color w:val="374151"/>
                <w:sz w:val="21"/>
                <w:szCs w:val="21"/>
              </w:rPr>
              <w:t>3</w:t>
            </w:r>
          </w:p>
        </w:tc>
        <w:tc>
          <w:tcPr>
            <w:tcW w:w="0" w:type="auto"/>
            <w:hideMark/>
          </w:tcPr>
          <w:p w14:paraId="13163FFB"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Falso</w:t>
            </w:r>
          </w:p>
        </w:tc>
        <w:tc>
          <w:tcPr>
            <w:tcW w:w="0" w:type="auto"/>
            <w:hideMark/>
          </w:tcPr>
          <w:p w14:paraId="57A14318"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Verdadero</w:t>
            </w:r>
          </w:p>
        </w:tc>
        <w:tc>
          <w:tcPr>
            <w:tcW w:w="0" w:type="auto"/>
            <w:hideMark/>
          </w:tcPr>
          <w:p w14:paraId="6097D16C"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roofErr w:type="spellStart"/>
            <w:r>
              <w:rPr>
                <w:rFonts w:ascii="Segoe UI" w:hAnsi="Segoe UI" w:cs="Segoe UI"/>
                <w:color w:val="374151"/>
                <w:sz w:val="21"/>
                <w:szCs w:val="21"/>
              </w:rPr>
              <w:t>Mostrar</w:t>
            </w:r>
            <w:proofErr w:type="spellEnd"/>
            <w:r>
              <w:rPr>
                <w:rFonts w:ascii="Segoe UI" w:hAnsi="Segoe UI" w:cs="Segoe UI"/>
                <w:color w:val="374151"/>
                <w:sz w:val="21"/>
                <w:szCs w:val="21"/>
              </w:rPr>
              <w:t xml:space="preserve"> error</w:t>
            </w:r>
          </w:p>
        </w:tc>
        <w:tc>
          <w:tcPr>
            <w:tcW w:w="0" w:type="auto"/>
            <w:hideMark/>
          </w:tcPr>
          <w:p w14:paraId="3B4A170B"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
        </w:tc>
        <w:tc>
          <w:tcPr>
            <w:tcW w:w="0" w:type="auto"/>
            <w:hideMark/>
          </w:tcPr>
          <w:p w14:paraId="2462CFAC" w14:textId="77777777" w:rsidR="00F126A8" w:rsidRDefault="00F126A8">
            <w:pPr>
              <w:spacing w:before="480" w:after="480"/>
              <w:cnfStyle w:val="000000000000" w:firstRow="0" w:lastRow="0" w:firstColumn="0" w:lastColumn="0" w:oddVBand="0" w:evenVBand="0" w:oddHBand="0" w:evenHBand="0" w:firstRowFirstColumn="0" w:firstRowLastColumn="0" w:lastRowFirstColumn="0" w:lastRowLastColumn="0"/>
              <w:rPr>
                <w:sz w:val="20"/>
                <w:szCs w:val="20"/>
              </w:rPr>
            </w:pPr>
          </w:p>
        </w:tc>
      </w:tr>
      <w:tr w:rsidR="00F126A8" w14:paraId="092F3523" w14:textId="77777777" w:rsidTr="00F12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B0BB31" w14:textId="77777777" w:rsidR="00F126A8" w:rsidRDefault="00F126A8">
            <w:pPr>
              <w:spacing w:before="480" w:after="480"/>
              <w:rPr>
                <w:rFonts w:ascii="Segoe UI" w:hAnsi="Segoe UI" w:cs="Segoe UI"/>
                <w:color w:val="374151"/>
                <w:sz w:val="21"/>
                <w:szCs w:val="21"/>
              </w:rPr>
            </w:pPr>
            <w:r>
              <w:rPr>
                <w:rFonts w:ascii="Segoe UI" w:hAnsi="Segoe UI" w:cs="Segoe UI"/>
                <w:color w:val="374151"/>
                <w:sz w:val="21"/>
                <w:szCs w:val="21"/>
              </w:rPr>
              <w:t>4</w:t>
            </w:r>
          </w:p>
        </w:tc>
        <w:tc>
          <w:tcPr>
            <w:tcW w:w="0" w:type="auto"/>
            <w:hideMark/>
          </w:tcPr>
          <w:p w14:paraId="420A0391"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Falso</w:t>
            </w:r>
          </w:p>
        </w:tc>
        <w:tc>
          <w:tcPr>
            <w:tcW w:w="0" w:type="auto"/>
            <w:hideMark/>
          </w:tcPr>
          <w:p w14:paraId="1537B76E"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Falso</w:t>
            </w:r>
          </w:p>
        </w:tc>
        <w:tc>
          <w:tcPr>
            <w:tcW w:w="0" w:type="auto"/>
            <w:hideMark/>
          </w:tcPr>
          <w:p w14:paraId="1584C411"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rFonts w:ascii="Segoe UI" w:hAnsi="Segoe UI" w:cs="Segoe UI"/>
                <w:color w:val="374151"/>
                <w:sz w:val="21"/>
                <w:szCs w:val="21"/>
              </w:rPr>
            </w:pPr>
            <w:proofErr w:type="spellStart"/>
            <w:r>
              <w:rPr>
                <w:rFonts w:ascii="Segoe UI" w:hAnsi="Segoe UI" w:cs="Segoe UI"/>
                <w:color w:val="374151"/>
                <w:sz w:val="21"/>
                <w:szCs w:val="21"/>
              </w:rPr>
              <w:t>Mostrar</w:t>
            </w:r>
            <w:proofErr w:type="spellEnd"/>
            <w:r>
              <w:rPr>
                <w:rFonts w:ascii="Segoe UI" w:hAnsi="Segoe UI" w:cs="Segoe UI"/>
                <w:color w:val="374151"/>
                <w:sz w:val="21"/>
                <w:szCs w:val="21"/>
              </w:rPr>
              <w:t xml:space="preserve"> error</w:t>
            </w:r>
          </w:p>
        </w:tc>
        <w:tc>
          <w:tcPr>
            <w:tcW w:w="0" w:type="auto"/>
            <w:hideMark/>
          </w:tcPr>
          <w:p w14:paraId="21627022"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5874856B" w14:textId="77777777" w:rsidR="00F126A8" w:rsidRDefault="00F126A8">
            <w:pPr>
              <w:spacing w:before="480" w:after="480"/>
              <w:cnfStyle w:val="000000100000" w:firstRow="0" w:lastRow="0" w:firstColumn="0" w:lastColumn="0" w:oddVBand="0" w:evenVBand="0" w:oddHBand="1" w:evenHBand="0" w:firstRowFirstColumn="0" w:firstRowLastColumn="0" w:lastRowFirstColumn="0" w:lastRowLastColumn="0"/>
              <w:rPr>
                <w:sz w:val="20"/>
                <w:szCs w:val="20"/>
              </w:rPr>
            </w:pPr>
          </w:p>
        </w:tc>
      </w:tr>
    </w:tbl>
    <w:p w14:paraId="18EFF25E" w14:textId="77777777" w:rsidR="0002466B" w:rsidRDefault="0002466B" w:rsidP="00021565">
      <w:pPr>
        <w:pStyle w:val="APALevel2"/>
      </w:pPr>
      <w:bookmarkStart w:id="31" w:name="_Toc142516872"/>
    </w:p>
    <w:p w14:paraId="39AA45EC" w14:textId="77777777" w:rsidR="0002466B" w:rsidRDefault="0002466B">
      <w:pPr>
        <w:rPr>
          <w:b/>
          <w:szCs w:val="32"/>
          <w:lang w:val="es-EC"/>
        </w:rPr>
      </w:pPr>
      <w:r>
        <w:br w:type="page"/>
      </w:r>
    </w:p>
    <w:p w14:paraId="68815C65" w14:textId="1B2486D2" w:rsidR="00021565" w:rsidRPr="006274FF" w:rsidRDefault="00021565" w:rsidP="00021565">
      <w:pPr>
        <w:pStyle w:val="APALevel2"/>
      </w:pPr>
      <w:r w:rsidRPr="006274FF">
        <w:lastRenderedPageBreak/>
        <w:t>Casos de uso</w:t>
      </w:r>
      <w:bookmarkEnd w:id="31"/>
    </w:p>
    <w:p w14:paraId="6B04D479" w14:textId="1B2486D2" w:rsidR="009E07EC" w:rsidRPr="009E07EC" w:rsidRDefault="009E07EC" w:rsidP="00021565">
      <w:pPr>
        <w:pStyle w:val="APALevel2"/>
        <w:rPr>
          <w:b w:val="0"/>
        </w:rPr>
      </w:pPr>
      <w:r w:rsidRPr="004E63BE">
        <w:rPr>
          <w:b w:val="0"/>
        </w:rPr>
        <w:t>se crean casos de uso para probar la tabla de "Usuario". Cada caso de uso describe un escenario específico, incluyendo los datos de entrada y el resultado esperado. Cada caso de uso abarca diferentes aspectos de la funcionalidad de usuario.</w:t>
      </w:r>
    </w:p>
    <w:tbl>
      <w:tblPr>
        <w:tblStyle w:val="Tablaconcuadrcula1clara"/>
        <w:tblW w:w="9795" w:type="dxa"/>
        <w:tblLook w:val="04A0" w:firstRow="1" w:lastRow="0" w:firstColumn="1" w:lastColumn="0" w:noHBand="0" w:noVBand="1"/>
      </w:tblPr>
      <w:tblGrid>
        <w:gridCol w:w="944"/>
        <w:gridCol w:w="1881"/>
        <w:gridCol w:w="1794"/>
        <w:gridCol w:w="2405"/>
        <w:gridCol w:w="1383"/>
        <w:gridCol w:w="1388"/>
      </w:tblGrid>
      <w:tr w:rsidR="00F50819" w:rsidRPr="004E63BE" w14:paraId="6E5D867A" w14:textId="77777777" w:rsidTr="00F50819">
        <w:trPr>
          <w:gridAfter w:val="5"/>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4EA005" w14:textId="77777777" w:rsidR="00F50819" w:rsidRPr="004E63BE" w:rsidRDefault="00F50819">
            <w:pPr>
              <w:rPr>
                <w:lang w:val="es-EC"/>
              </w:rPr>
            </w:pPr>
          </w:p>
        </w:tc>
      </w:tr>
      <w:tr w:rsidR="00F50819" w14:paraId="157F289E" w14:textId="77777777" w:rsidTr="00F50819">
        <w:tc>
          <w:tcPr>
            <w:cnfStyle w:val="001000000000" w:firstRow="0" w:lastRow="0" w:firstColumn="1" w:lastColumn="0" w:oddVBand="0" w:evenVBand="0" w:oddHBand="0" w:evenHBand="0" w:firstRowFirstColumn="0" w:firstRowLastColumn="0" w:lastRowFirstColumn="0" w:lastRowLastColumn="0"/>
            <w:tcW w:w="0" w:type="auto"/>
            <w:hideMark/>
          </w:tcPr>
          <w:p w14:paraId="14FCEC09" w14:textId="77777777" w:rsidR="00F50819" w:rsidRDefault="00F50819">
            <w:pPr>
              <w:spacing w:before="480" w:after="480"/>
              <w:jc w:val="center"/>
              <w:rPr>
                <w:rFonts w:ascii="Segoe UI" w:hAnsi="Segoe UI" w:cs="Segoe UI"/>
                <w:color w:val="374151"/>
                <w:sz w:val="21"/>
                <w:szCs w:val="21"/>
              </w:rPr>
            </w:pPr>
            <w:r>
              <w:rPr>
                <w:rFonts w:ascii="Segoe UI" w:hAnsi="Segoe UI" w:cs="Segoe UI"/>
                <w:b w:val="0"/>
                <w:bCs w:val="0"/>
                <w:color w:val="374151"/>
                <w:sz w:val="21"/>
                <w:szCs w:val="21"/>
              </w:rPr>
              <w:t>Caso de Uso</w:t>
            </w:r>
          </w:p>
        </w:tc>
        <w:tc>
          <w:tcPr>
            <w:tcW w:w="0" w:type="auto"/>
            <w:hideMark/>
          </w:tcPr>
          <w:p w14:paraId="45F7D688" w14:textId="77777777" w:rsidR="00F50819" w:rsidRDefault="00F50819">
            <w:pPr>
              <w:spacing w:before="480" w:after="480"/>
              <w:jc w:val="center"/>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374151"/>
                <w:sz w:val="21"/>
                <w:szCs w:val="21"/>
              </w:rPr>
            </w:pPr>
            <w:proofErr w:type="spellStart"/>
            <w:r>
              <w:rPr>
                <w:rFonts w:ascii="Segoe UI" w:hAnsi="Segoe UI" w:cs="Segoe UI"/>
                <w:b/>
                <w:bCs/>
                <w:color w:val="374151"/>
                <w:sz w:val="21"/>
                <w:szCs w:val="21"/>
              </w:rPr>
              <w:t>Escenario</w:t>
            </w:r>
            <w:proofErr w:type="spellEnd"/>
            <w:r>
              <w:rPr>
                <w:rFonts w:ascii="Segoe UI" w:hAnsi="Segoe UI" w:cs="Segoe UI"/>
                <w:b/>
                <w:bCs/>
                <w:color w:val="374151"/>
                <w:sz w:val="21"/>
                <w:szCs w:val="21"/>
              </w:rPr>
              <w:t xml:space="preserve"> de </w:t>
            </w:r>
            <w:proofErr w:type="spellStart"/>
            <w:r>
              <w:rPr>
                <w:rFonts w:ascii="Segoe UI" w:hAnsi="Segoe UI" w:cs="Segoe UI"/>
                <w:b/>
                <w:bCs/>
                <w:color w:val="374151"/>
                <w:sz w:val="21"/>
                <w:szCs w:val="21"/>
              </w:rPr>
              <w:t>Prueba</w:t>
            </w:r>
            <w:proofErr w:type="spellEnd"/>
          </w:p>
        </w:tc>
        <w:tc>
          <w:tcPr>
            <w:tcW w:w="0" w:type="auto"/>
            <w:hideMark/>
          </w:tcPr>
          <w:p w14:paraId="4FEE0143" w14:textId="77777777" w:rsidR="00F50819" w:rsidRDefault="00F50819">
            <w:pPr>
              <w:spacing w:before="480" w:after="480"/>
              <w:jc w:val="center"/>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374151"/>
                <w:sz w:val="21"/>
                <w:szCs w:val="21"/>
              </w:rPr>
            </w:pPr>
            <w:proofErr w:type="spellStart"/>
            <w:r>
              <w:rPr>
                <w:rFonts w:ascii="Segoe UI" w:hAnsi="Segoe UI" w:cs="Segoe UI"/>
                <w:b/>
                <w:bCs/>
                <w:color w:val="374151"/>
                <w:sz w:val="21"/>
                <w:szCs w:val="21"/>
              </w:rPr>
              <w:t>Datos</w:t>
            </w:r>
            <w:proofErr w:type="spellEnd"/>
            <w:r>
              <w:rPr>
                <w:rFonts w:ascii="Segoe UI" w:hAnsi="Segoe UI" w:cs="Segoe UI"/>
                <w:b/>
                <w:bCs/>
                <w:color w:val="374151"/>
                <w:sz w:val="21"/>
                <w:szCs w:val="21"/>
              </w:rPr>
              <w:t xml:space="preserve"> de Entrada</w:t>
            </w:r>
          </w:p>
        </w:tc>
        <w:tc>
          <w:tcPr>
            <w:tcW w:w="0" w:type="auto"/>
            <w:hideMark/>
          </w:tcPr>
          <w:p w14:paraId="78B349B8" w14:textId="77777777" w:rsidR="00F50819" w:rsidRDefault="00F50819">
            <w:pPr>
              <w:spacing w:before="480" w:after="480"/>
              <w:jc w:val="center"/>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374151"/>
                <w:sz w:val="21"/>
                <w:szCs w:val="21"/>
              </w:rPr>
            </w:pPr>
            <w:proofErr w:type="spellStart"/>
            <w:r>
              <w:rPr>
                <w:rFonts w:ascii="Segoe UI" w:hAnsi="Segoe UI" w:cs="Segoe UI"/>
                <w:b/>
                <w:bCs/>
                <w:color w:val="374151"/>
                <w:sz w:val="21"/>
                <w:szCs w:val="21"/>
              </w:rPr>
              <w:t>Resultado</w:t>
            </w:r>
            <w:proofErr w:type="spellEnd"/>
            <w:r>
              <w:rPr>
                <w:rFonts w:ascii="Segoe UI" w:hAnsi="Segoe UI" w:cs="Segoe UI"/>
                <w:b/>
                <w:bCs/>
                <w:color w:val="374151"/>
                <w:sz w:val="21"/>
                <w:szCs w:val="21"/>
              </w:rPr>
              <w:t xml:space="preserve"> </w:t>
            </w:r>
            <w:proofErr w:type="spellStart"/>
            <w:r>
              <w:rPr>
                <w:rFonts w:ascii="Segoe UI" w:hAnsi="Segoe UI" w:cs="Segoe UI"/>
                <w:b/>
                <w:bCs/>
                <w:color w:val="374151"/>
                <w:sz w:val="21"/>
                <w:szCs w:val="21"/>
              </w:rPr>
              <w:t>Esperado</w:t>
            </w:r>
            <w:proofErr w:type="spellEnd"/>
          </w:p>
        </w:tc>
        <w:tc>
          <w:tcPr>
            <w:tcW w:w="0" w:type="auto"/>
            <w:hideMark/>
          </w:tcPr>
          <w:p w14:paraId="112004A5" w14:textId="77777777" w:rsidR="00F50819" w:rsidRDefault="00F50819">
            <w:pPr>
              <w:spacing w:before="480" w:after="480"/>
              <w:jc w:val="center"/>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374151"/>
                <w:sz w:val="21"/>
                <w:szCs w:val="21"/>
              </w:rPr>
            </w:pPr>
            <w:proofErr w:type="spellStart"/>
            <w:r>
              <w:rPr>
                <w:rFonts w:ascii="Segoe UI" w:hAnsi="Segoe UI" w:cs="Segoe UI"/>
                <w:b/>
                <w:bCs/>
                <w:color w:val="374151"/>
                <w:sz w:val="21"/>
                <w:szCs w:val="21"/>
              </w:rPr>
              <w:t>Resultado</w:t>
            </w:r>
            <w:proofErr w:type="spellEnd"/>
            <w:r>
              <w:rPr>
                <w:rFonts w:ascii="Segoe UI" w:hAnsi="Segoe UI" w:cs="Segoe UI"/>
                <w:b/>
                <w:bCs/>
                <w:color w:val="374151"/>
                <w:sz w:val="21"/>
                <w:szCs w:val="21"/>
              </w:rPr>
              <w:t xml:space="preserve"> Real</w:t>
            </w:r>
          </w:p>
        </w:tc>
        <w:tc>
          <w:tcPr>
            <w:tcW w:w="0" w:type="auto"/>
            <w:hideMark/>
          </w:tcPr>
          <w:p w14:paraId="145ED788" w14:textId="77777777" w:rsidR="00F50819" w:rsidRDefault="00F50819">
            <w:pPr>
              <w:spacing w:before="480" w:after="480"/>
              <w:jc w:val="center"/>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374151"/>
                <w:sz w:val="21"/>
                <w:szCs w:val="21"/>
              </w:rPr>
            </w:pPr>
            <w:r>
              <w:rPr>
                <w:rFonts w:ascii="Segoe UI" w:hAnsi="Segoe UI" w:cs="Segoe UI"/>
                <w:b/>
                <w:bCs/>
                <w:color w:val="374151"/>
                <w:sz w:val="21"/>
                <w:szCs w:val="21"/>
              </w:rPr>
              <w:t xml:space="preserve">Estado de la </w:t>
            </w:r>
            <w:proofErr w:type="spellStart"/>
            <w:r>
              <w:rPr>
                <w:rFonts w:ascii="Segoe UI" w:hAnsi="Segoe UI" w:cs="Segoe UI"/>
                <w:b/>
                <w:bCs/>
                <w:color w:val="374151"/>
                <w:sz w:val="21"/>
                <w:szCs w:val="21"/>
              </w:rPr>
              <w:t>Prueba</w:t>
            </w:r>
            <w:proofErr w:type="spellEnd"/>
          </w:p>
        </w:tc>
      </w:tr>
      <w:tr w:rsidR="00F50819" w14:paraId="00CAED5F" w14:textId="77777777" w:rsidTr="00F50819">
        <w:tc>
          <w:tcPr>
            <w:cnfStyle w:val="001000000000" w:firstRow="0" w:lastRow="0" w:firstColumn="1" w:lastColumn="0" w:oddVBand="0" w:evenVBand="0" w:oddHBand="0" w:evenHBand="0" w:firstRowFirstColumn="0" w:firstRowLastColumn="0" w:lastRowFirstColumn="0" w:lastRowLastColumn="0"/>
            <w:tcW w:w="0" w:type="auto"/>
            <w:hideMark/>
          </w:tcPr>
          <w:p w14:paraId="4A45EF51" w14:textId="77777777" w:rsidR="00F50819" w:rsidRDefault="00F50819">
            <w:pPr>
              <w:spacing w:before="480" w:after="480"/>
              <w:rPr>
                <w:rFonts w:ascii="Segoe UI" w:hAnsi="Segoe UI" w:cs="Segoe UI"/>
                <w:b w:val="0"/>
                <w:bCs w:val="0"/>
                <w:color w:val="374151"/>
                <w:sz w:val="21"/>
                <w:szCs w:val="21"/>
              </w:rPr>
            </w:pPr>
            <w:r>
              <w:rPr>
                <w:rFonts w:ascii="Segoe UI" w:hAnsi="Segoe UI" w:cs="Segoe UI"/>
                <w:color w:val="374151"/>
                <w:sz w:val="21"/>
                <w:szCs w:val="21"/>
              </w:rPr>
              <w:t>Caso 1</w:t>
            </w:r>
          </w:p>
        </w:tc>
        <w:tc>
          <w:tcPr>
            <w:tcW w:w="0" w:type="auto"/>
            <w:hideMark/>
          </w:tcPr>
          <w:p w14:paraId="77FADFEC" w14:textId="77777777" w:rsidR="00F50819" w:rsidRPr="00023671"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lang w:val="es-EC"/>
              </w:rPr>
            </w:pPr>
            <w:r w:rsidRPr="00023671">
              <w:rPr>
                <w:rFonts w:ascii="Segoe UI" w:hAnsi="Segoe UI" w:cs="Segoe UI"/>
                <w:color w:val="374151"/>
                <w:sz w:val="21"/>
                <w:szCs w:val="21"/>
                <w:lang w:val="es-EC"/>
              </w:rPr>
              <w:t>Crear un nuevo usuario con rol</w:t>
            </w:r>
          </w:p>
        </w:tc>
        <w:tc>
          <w:tcPr>
            <w:tcW w:w="0" w:type="auto"/>
            <w:hideMark/>
          </w:tcPr>
          <w:p w14:paraId="6E6D5758"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Nombre: "user1", Rol: "Admin"</w:t>
            </w:r>
          </w:p>
        </w:tc>
        <w:tc>
          <w:tcPr>
            <w:tcW w:w="0" w:type="auto"/>
            <w:hideMark/>
          </w:tcPr>
          <w:p w14:paraId="73BCB97C"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roofErr w:type="spellStart"/>
            <w:r>
              <w:rPr>
                <w:rFonts w:ascii="Segoe UI" w:hAnsi="Segoe UI" w:cs="Segoe UI"/>
                <w:color w:val="374151"/>
                <w:sz w:val="21"/>
                <w:szCs w:val="21"/>
              </w:rPr>
              <w:t>Usuario</w:t>
            </w:r>
            <w:proofErr w:type="spellEnd"/>
            <w:r>
              <w:rPr>
                <w:rFonts w:ascii="Segoe UI" w:hAnsi="Segoe UI" w:cs="Segoe UI"/>
                <w:color w:val="374151"/>
                <w:sz w:val="21"/>
                <w:szCs w:val="21"/>
              </w:rPr>
              <w:t xml:space="preserve"> </w:t>
            </w:r>
            <w:proofErr w:type="spellStart"/>
            <w:r>
              <w:rPr>
                <w:rFonts w:ascii="Segoe UI" w:hAnsi="Segoe UI" w:cs="Segoe UI"/>
                <w:color w:val="374151"/>
                <w:sz w:val="21"/>
                <w:szCs w:val="21"/>
              </w:rPr>
              <w:t>creado</w:t>
            </w:r>
            <w:proofErr w:type="spellEnd"/>
            <w:r>
              <w:rPr>
                <w:rFonts w:ascii="Segoe UI" w:hAnsi="Segoe UI" w:cs="Segoe UI"/>
                <w:color w:val="374151"/>
                <w:sz w:val="21"/>
                <w:szCs w:val="21"/>
              </w:rPr>
              <w:t xml:space="preserve"> </w:t>
            </w:r>
            <w:proofErr w:type="spellStart"/>
            <w:r>
              <w:rPr>
                <w:rFonts w:ascii="Segoe UI" w:hAnsi="Segoe UI" w:cs="Segoe UI"/>
                <w:color w:val="374151"/>
                <w:sz w:val="21"/>
                <w:szCs w:val="21"/>
              </w:rPr>
              <w:t>exitosamente</w:t>
            </w:r>
            <w:proofErr w:type="spellEnd"/>
          </w:p>
        </w:tc>
        <w:tc>
          <w:tcPr>
            <w:tcW w:w="0" w:type="auto"/>
            <w:hideMark/>
          </w:tcPr>
          <w:p w14:paraId="2A24C741"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
        </w:tc>
        <w:tc>
          <w:tcPr>
            <w:tcW w:w="0" w:type="auto"/>
            <w:hideMark/>
          </w:tcPr>
          <w:p w14:paraId="5FFCD02B"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sz w:val="20"/>
                <w:szCs w:val="20"/>
              </w:rPr>
            </w:pPr>
          </w:p>
        </w:tc>
      </w:tr>
      <w:tr w:rsidR="00F50819" w14:paraId="0AFEF774" w14:textId="77777777" w:rsidTr="00F50819">
        <w:tc>
          <w:tcPr>
            <w:cnfStyle w:val="001000000000" w:firstRow="0" w:lastRow="0" w:firstColumn="1" w:lastColumn="0" w:oddVBand="0" w:evenVBand="0" w:oddHBand="0" w:evenHBand="0" w:firstRowFirstColumn="0" w:firstRowLastColumn="0" w:lastRowFirstColumn="0" w:lastRowLastColumn="0"/>
            <w:tcW w:w="0" w:type="auto"/>
            <w:hideMark/>
          </w:tcPr>
          <w:p w14:paraId="040110A2" w14:textId="77777777" w:rsidR="00F50819" w:rsidRDefault="00F50819">
            <w:pPr>
              <w:spacing w:before="480" w:after="480"/>
              <w:rPr>
                <w:rFonts w:ascii="Segoe UI" w:hAnsi="Segoe UI" w:cs="Segoe UI"/>
                <w:color w:val="374151"/>
                <w:sz w:val="21"/>
                <w:szCs w:val="21"/>
              </w:rPr>
            </w:pPr>
            <w:r>
              <w:rPr>
                <w:rFonts w:ascii="Segoe UI" w:hAnsi="Segoe UI" w:cs="Segoe UI"/>
                <w:color w:val="374151"/>
                <w:sz w:val="21"/>
                <w:szCs w:val="21"/>
              </w:rPr>
              <w:t>Caso 2</w:t>
            </w:r>
          </w:p>
        </w:tc>
        <w:tc>
          <w:tcPr>
            <w:tcW w:w="0" w:type="auto"/>
            <w:hideMark/>
          </w:tcPr>
          <w:p w14:paraId="37E7D665" w14:textId="77777777" w:rsidR="00F50819" w:rsidRPr="00023671"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lang w:val="es-EC"/>
              </w:rPr>
            </w:pPr>
            <w:r w:rsidRPr="00023671">
              <w:rPr>
                <w:rFonts w:ascii="Segoe UI" w:hAnsi="Segoe UI" w:cs="Segoe UI"/>
                <w:color w:val="374151"/>
                <w:sz w:val="21"/>
                <w:szCs w:val="21"/>
                <w:lang w:val="es-EC"/>
              </w:rPr>
              <w:t>Crear un nuevo usuario sin rol</w:t>
            </w:r>
          </w:p>
        </w:tc>
        <w:tc>
          <w:tcPr>
            <w:tcW w:w="0" w:type="auto"/>
            <w:hideMark/>
          </w:tcPr>
          <w:p w14:paraId="5418A0DD"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Nombre: "user2"</w:t>
            </w:r>
          </w:p>
        </w:tc>
        <w:tc>
          <w:tcPr>
            <w:tcW w:w="0" w:type="auto"/>
            <w:hideMark/>
          </w:tcPr>
          <w:p w14:paraId="4FE01367"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roofErr w:type="spellStart"/>
            <w:r>
              <w:rPr>
                <w:rFonts w:ascii="Segoe UI" w:hAnsi="Segoe UI" w:cs="Segoe UI"/>
                <w:color w:val="374151"/>
                <w:sz w:val="21"/>
                <w:szCs w:val="21"/>
              </w:rPr>
              <w:t>Mostrar</w:t>
            </w:r>
            <w:proofErr w:type="spellEnd"/>
            <w:r>
              <w:rPr>
                <w:rFonts w:ascii="Segoe UI" w:hAnsi="Segoe UI" w:cs="Segoe UI"/>
                <w:color w:val="374151"/>
                <w:sz w:val="21"/>
                <w:szCs w:val="21"/>
              </w:rPr>
              <w:t xml:space="preserve"> error</w:t>
            </w:r>
          </w:p>
        </w:tc>
        <w:tc>
          <w:tcPr>
            <w:tcW w:w="0" w:type="auto"/>
            <w:hideMark/>
          </w:tcPr>
          <w:p w14:paraId="62553D71"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
        </w:tc>
        <w:tc>
          <w:tcPr>
            <w:tcW w:w="0" w:type="auto"/>
            <w:hideMark/>
          </w:tcPr>
          <w:p w14:paraId="7B230EE2"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sz w:val="20"/>
                <w:szCs w:val="20"/>
              </w:rPr>
            </w:pPr>
          </w:p>
        </w:tc>
      </w:tr>
      <w:tr w:rsidR="00F50819" w:rsidRPr="00023671" w14:paraId="5EE568BA" w14:textId="77777777" w:rsidTr="00F50819">
        <w:tc>
          <w:tcPr>
            <w:cnfStyle w:val="001000000000" w:firstRow="0" w:lastRow="0" w:firstColumn="1" w:lastColumn="0" w:oddVBand="0" w:evenVBand="0" w:oddHBand="0" w:evenHBand="0" w:firstRowFirstColumn="0" w:firstRowLastColumn="0" w:lastRowFirstColumn="0" w:lastRowLastColumn="0"/>
            <w:tcW w:w="0" w:type="auto"/>
            <w:hideMark/>
          </w:tcPr>
          <w:p w14:paraId="7267E0A6" w14:textId="77777777" w:rsidR="00F50819" w:rsidRDefault="00F50819">
            <w:pPr>
              <w:spacing w:before="480" w:after="480"/>
              <w:rPr>
                <w:rFonts w:ascii="Segoe UI" w:hAnsi="Segoe UI" w:cs="Segoe UI"/>
                <w:color w:val="374151"/>
                <w:sz w:val="21"/>
                <w:szCs w:val="21"/>
              </w:rPr>
            </w:pPr>
            <w:r>
              <w:rPr>
                <w:rFonts w:ascii="Segoe UI" w:hAnsi="Segoe UI" w:cs="Segoe UI"/>
                <w:color w:val="374151"/>
                <w:sz w:val="21"/>
                <w:szCs w:val="21"/>
              </w:rPr>
              <w:t>Caso 3</w:t>
            </w:r>
          </w:p>
        </w:tc>
        <w:tc>
          <w:tcPr>
            <w:tcW w:w="0" w:type="auto"/>
            <w:hideMark/>
          </w:tcPr>
          <w:p w14:paraId="16223366"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roofErr w:type="spellStart"/>
            <w:r>
              <w:rPr>
                <w:rFonts w:ascii="Segoe UI" w:hAnsi="Segoe UI" w:cs="Segoe UI"/>
                <w:color w:val="374151"/>
                <w:sz w:val="21"/>
                <w:szCs w:val="21"/>
              </w:rPr>
              <w:t>Actualizar</w:t>
            </w:r>
            <w:proofErr w:type="spellEnd"/>
            <w:r>
              <w:rPr>
                <w:rFonts w:ascii="Segoe UI" w:hAnsi="Segoe UI" w:cs="Segoe UI"/>
                <w:color w:val="374151"/>
                <w:sz w:val="21"/>
                <w:szCs w:val="21"/>
              </w:rPr>
              <w:t xml:space="preserve"> </w:t>
            </w:r>
            <w:proofErr w:type="spellStart"/>
            <w:r>
              <w:rPr>
                <w:rFonts w:ascii="Segoe UI" w:hAnsi="Segoe UI" w:cs="Segoe UI"/>
                <w:color w:val="374151"/>
                <w:sz w:val="21"/>
                <w:szCs w:val="21"/>
              </w:rPr>
              <w:t>rol</w:t>
            </w:r>
            <w:proofErr w:type="spellEnd"/>
            <w:r>
              <w:rPr>
                <w:rFonts w:ascii="Segoe UI" w:hAnsi="Segoe UI" w:cs="Segoe UI"/>
                <w:color w:val="374151"/>
                <w:sz w:val="21"/>
                <w:szCs w:val="21"/>
              </w:rPr>
              <w:t xml:space="preserve"> de </w:t>
            </w:r>
            <w:proofErr w:type="spellStart"/>
            <w:r>
              <w:rPr>
                <w:rFonts w:ascii="Segoe UI" w:hAnsi="Segoe UI" w:cs="Segoe UI"/>
                <w:color w:val="374151"/>
                <w:sz w:val="21"/>
                <w:szCs w:val="21"/>
              </w:rPr>
              <w:t>usuario</w:t>
            </w:r>
            <w:proofErr w:type="spellEnd"/>
          </w:p>
        </w:tc>
        <w:tc>
          <w:tcPr>
            <w:tcW w:w="0" w:type="auto"/>
            <w:hideMark/>
          </w:tcPr>
          <w:p w14:paraId="391A8388"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ID: 123, Rol: "Editor"</w:t>
            </w:r>
          </w:p>
        </w:tc>
        <w:tc>
          <w:tcPr>
            <w:tcW w:w="0" w:type="auto"/>
            <w:hideMark/>
          </w:tcPr>
          <w:p w14:paraId="4934CA14" w14:textId="77777777" w:rsidR="00F50819" w:rsidRPr="00023671"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lang w:val="es-EC"/>
              </w:rPr>
            </w:pPr>
            <w:r w:rsidRPr="00023671">
              <w:rPr>
                <w:rFonts w:ascii="Segoe UI" w:hAnsi="Segoe UI" w:cs="Segoe UI"/>
                <w:color w:val="374151"/>
                <w:sz w:val="21"/>
                <w:szCs w:val="21"/>
                <w:lang w:val="es-EC"/>
              </w:rPr>
              <w:t>Rol de usuario actualizado exitosamente</w:t>
            </w:r>
          </w:p>
        </w:tc>
        <w:tc>
          <w:tcPr>
            <w:tcW w:w="0" w:type="auto"/>
            <w:hideMark/>
          </w:tcPr>
          <w:p w14:paraId="09393AA9" w14:textId="77777777" w:rsidR="00F50819" w:rsidRPr="00023671"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lang w:val="es-EC"/>
              </w:rPr>
            </w:pPr>
          </w:p>
        </w:tc>
        <w:tc>
          <w:tcPr>
            <w:tcW w:w="0" w:type="auto"/>
            <w:hideMark/>
          </w:tcPr>
          <w:p w14:paraId="738C0D41" w14:textId="77777777" w:rsidR="00F50819" w:rsidRPr="00023671" w:rsidRDefault="00F50819">
            <w:pPr>
              <w:spacing w:before="480" w:after="480"/>
              <w:cnfStyle w:val="000000000000" w:firstRow="0" w:lastRow="0" w:firstColumn="0" w:lastColumn="0" w:oddVBand="0" w:evenVBand="0" w:oddHBand="0" w:evenHBand="0" w:firstRowFirstColumn="0" w:firstRowLastColumn="0" w:lastRowFirstColumn="0" w:lastRowLastColumn="0"/>
              <w:rPr>
                <w:sz w:val="20"/>
                <w:szCs w:val="20"/>
                <w:lang w:val="es-EC"/>
              </w:rPr>
            </w:pPr>
          </w:p>
        </w:tc>
      </w:tr>
      <w:tr w:rsidR="00F50819" w14:paraId="32CB7E5E" w14:textId="77777777" w:rsidTr="00F50819">
        <w:tc>
          <w:tcPr>
            <w:cnfStyle w:val="001000000000" w:firstRow="0" w:lastRow="0" w:firstColumn="1" w:lastColumn="0" w:oddVBand="0" w:evenVBand="0" w:oddHBand="0" w:evenHBand="0" w:firstRowFirstColumn="0" w:firstRowLastColumn="0" w:lastRowFirstColumn="0" w:lastRowLastColumn="0"/>
            <w:tcW w:w="0" w:type="auto"/>
            <w:hideMark/>
          </w:tcPr>
          <w:p w14:paraId="21EF99FD" w14:textId="77777777" w:rsidR="00F50819" w:rsidRDefault="00F50819">
            <w:pPr>
              <w:spacing w:before="480" w:after="480"/>
              <w:rPr>
                <w:rFonts w:ascii="Segoe UI" w:hAnsi="Segoe UI" w:cs="Segoe UI"/>
                <w:color w:val="374151"/>
                <w:sz w:val="21"/>
                <w:szCs w:val="21"/>
              </w:rPr>
            </w:pPr>
            <w:r>
              <w:rPr>
                <w:rFonts w:ascii="Segoe UI" w:hAnsi="Segoe UI" w:cs="Segoe UI"/>
                <w:color w:val="374151"/>
                <w:sz w:val="21"/>
                <w:szCs w:val="21"/>
              </w:rPr>
              <w:t>Caso 4</w:t>
            </w:r>
          </w:p>
        </w:tc>
        <w:tc>
          <w:tcPr>
            <w:tcW w:w="0" w:type="auto"/>
            <w:hideMark/>
          </w:tcPr>
          <w:p w14:paraId="7FF34065"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roofErr w:type="spellStart"/>
            <w:r>
              <w:rPr>
                <w:rFonts w:ascii="Segoe UI" w:hAnsi="Segoe UI" w:cs="Segoe UI"/>
                <w:color w:val="374151"/>
                <w:sz w:val="21"/>
                <w:szCs w:val="21"/>
              </w:rPr>
              <w:t>Eliminar</w:t>
            </w:r>
            <w:proofErr w:type="spellEnd"/>
            <w:r>
              <w:rPr>
                <w:rFonts w:ascii="Segoe UI" w:hAnsi="Segoe UI" w:cs="Segoe UI"/>
                <w:color w:val="374151"/>
                <w:sz w:val="21"/>
                <w:szCs w:val="21"/>
              </w:rPr>
              <w:t xml:space="preserve"> </w:t>
            </w:r>
            <w:proofErr w:type="spellStart"/>
            <w:r>
              <w:rPr>
                <w:rFonts w:ascii="Segoe UI" w:hAnsi="Segoe UI" w:cs="Segoe UI"/>
                <w:color w:val="374151"/>
                <w:sz w:val="21"/>
                <w:szCs w:val="21"/>
              </w:rPr>
              <w:t>usuario</w:t>
            </w:r>
            <w:proofErr w:type="spellEnd"/>
          </w:p>
        </w:tc>
        <w:tc>
          <w:tcPr>
            <w:tcW w:w="0" w:type="auto"/>
            <w:hideMark/>
          </w:tcPr>
          <w:p w14:paraId="31FA5974"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r>
              <w:rPr>
                <w:rFonts w:ascii="Segoe UI" w:hAnsi="Segoe UI" w:cs="Segoe UI"/>
                <w:color w:val="374151"/>
                <w:sz w:val="21"/>
                <w:szCs w:val="21"/>
              </w:rPr>
              <w:t>ID: 456</w:t>
            </w:r>
          </w:p>
        </w:tc>
        <w:tc>
          <w:tcPr>
            <w:tcW w:w="0" w:type="auto"/>
            <w:hideMark/>
          </w:tcPr>
          <w:p w14:paraId="6C468D3B"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roofErr w:type="spellStart"/>
            <w:r>
              <w:rPr>
                <w:rFonts w:ascii="Segoe UI" w:hAnsi="Segoe UI" w:cs="Segoe UI"/>
                <w:color w:val="374151"/>
                <w:sz w:val="21"/>
                <w:szCs w:val="21"/>
              </w:rPr>
              <w:t>Usuario</w:t>
            </w:r>
            <w:proofErr w:type="spellEnd"/>
            <w:r>
              <w:rPr>
                <w:rFonts w:ascii="Segoe UI" w:hAnsi="Segoe UI" w:cs="Segoe UI"/>
                <w:color w:val="374151"/>
                <w:sz w:val="21"/>
                <w:szCs w:val="21"/>
              </w:rPr>
              <w:t xml:space="preserve"> </w:t>
            </w:r>
            <w:proofErr w:type="spellStart"/>
            <w:r>
              <w:rPr>
                <w:rFonts w:ascii="Segoe UI" w:hAnsi="Segoe UI" w:cs="Segoe UI"/>
                <w:color w:val="374151"/>
                <w:sz w:val="21"/>
                <w:szCs w:val="21"/>
              </w:rPr>
              <w:t>eliminado</w:t>
            </w:r>
            <w:proofErr w:type="spellEnd"/>
            <w:r>
              <w:rPr>
                <w:rFonts w:ascii="Segoe UI" w:hAnsi="Segoe UI" w:cs="Segoe UI"/>
                <w:color w:val="374151"/>
                <w:sz w:val="21"/>
                <w:szCs w:val="21"/>
              </w:rPr>
              <w:t xml:space="preserve"> </w:t>
            </w:r>
            <w:proofErr w:type="spellStart"/>
            <w:r>
              <w:rPr>
                <w:rFonts w:ascii="Segoe UI" w:hAnsi="Segoe UI" w:cs="Segoe UI"/>
                <w:color w:val="374151"/>
                <w:sz w:val="21"/>
                <w:szCs w:val="21"/>
              </w:rPr>
              <w:t>exitosamente</w:t>
            </w:r>
            <w:proofErr w:type="spellEnd"/>
          </w:p>
        </w:tc>
        <w:tc>
          <w:tcPr>
            <w:tcW w:w="0" w:type="auto"/>
            <w:hideMark/>
          </w:tcPr>
          <w:p w14:paraId="69A50552"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rFonts w:ascii="Segoe UI" w:hAnsi="Segoe UI" w:cs="Segoe UI"/>
                <w:color w:val="374151"/>
                <w:sz w:val="21"/>
                <w:szCs w:val="21"/>
              </w:rPr>
            </w:pPr>
          </w:p>
        </w:tc>
        <w:tc>
          <w:tcPr>
            <w:tcW w:w="0" w:type="auto"/>
            <w:hideMark/>
          </w:tcPr>
          <w:p w14:paraId="7ACA0269" w14:textId="77777777" w:rsidR="00F50819" w:rsidRDefault="00F50819">
            <w:pPr>
              <w:spacing w:before="480" w:after="480"/>
              <w:cnfStyle w:val="000000000000" w:firstRow="0" w:lastRow="0" w:firstColumn="0" w:lastColumn="0" w:oddVBand="0" w:evenVBand="0" w:oddHBand="0" w:evenHBand="0" w:firstRowFirstColumn="0" w:firstRowLastColumn="0" w:lastRowFirstColumn="0" w:lastRowLastColumn="0"/>
              <w:rPr>
                <w:sz w:val="20"/>
                <w:szCs w:val="20"/>
              </w:rPr>
            </w:pPr>
          </w:p>
        </w:tc>
      </w:tr>
    </w:tbl>
    <w:p w14:paraId="532BEC78" w14:textId="77777777" w:rsidR="00604D21" w:rsidRPr="006274FF" w:rsidRDefault="00604D21" w:rsidP="00604D21">
      <w:pPr>
        <w:pStyle w:val="APABodyText"/>
        <w:ind w:firstLine="0"/>
        <w:rPr>
          <w:lang w:val="es-EC"/>
        </w:rPr>
      </w:pPr>
    </w:p>
    <w:p w14:paraId="512E1318" w14:textId="6F9F71FB" w:rsidR="00021565" w:rsidRPr="006274FF" w:rsidRDefault="00021565">
      <w:pPr>
        <w:rPr>
          <w:szCs w:val="32"/>
          <w:lang w:val="es-EC"/>
        </w:rPr>
      </w:pPr>
      <w:r w:rsidRPr="006274FF">
        <w:rPr>
          <w:lang w:val="es-EC"/>
        </w:rPr>
        <w:br w:type="page"/>
      </w:r>
    </w:p>
    <w:p w14:paraId="6F6AE956" w14:textId="1E9844B5" w:rsidR="00021565" w:rsidRPr="009D12CE" w:rsidRDefault="00021565" w:rsidP="009D12CE">
      <w:pPr>
        <w:pStyle w:val="APALevel1"/>
      </w:pPr>
      <w:bookmarkStart w:id="32" w:name="_Toc142516873"/>
      <w:proofErr w:type="spellStart"/>
      <w:r w:rsidRPr="009D12CE">
        <w:lastRenderedPageBreak/>
        <w:t>Testing</w:t>
      </w:r>
      <w:proofErr w:type="spellEnd"/>
      <w:r w:rsidRPr="009D12CE">
        <w:t xml:space="preserve"> </w:t>
      </w:r>
      <w:r w:rsidR="00DD4FCF" w:rsidRPr="009D12CE">
        <w:t>dinámico</w:t>
      </w:r>
      <w:r w:rsidRPr="009D12CE">
        <w:t xml:space="preserve"> – Caja Blanca</w:t>
      </w:r>
      <w:bookmarkEnd w:id="32"/>
    </w:p>
    <w:p w14:paraId="33A97D23" w14:textId="1E9844B5" w:rsidR="16362F74" w:rsidRPr="006274FF" w:rsidRDefault="16362F74" w:rsidP="009D12CE">
      <w:pPr>
        <w:pStyle w:val="APABodyText"/>
        <w:rPr>
          <w:lang w:val="es-EC"/>
        </w:rPr>
      </w:pPr>
      <w:r w:rsidRPr="006274FF">
        <w:rPr>
          <w:lang w:val="es-EC"/>
        </w:rPr>
        <w:t xml:space="preserve">El </w:t>
      </w:r>
      <w:proofErr w:type="spellStart"/>
      <w:r w:rsidRPr="006274FF">
        <w:rPr>
          <w:lang w:val="es-EC"/>
        </w:rPr>
        <w:t>testing</w:t>
      </w:r>
      <w:proofErr w:type="spellEnd"/>
      <w:r w:rsidRPr="006274FF">
        <w:rPr>
          <w:lang w:val="es-EC"/>
        </w:rPr>
        <w:t xml:space="preserve"> de caja blanca se refiere a las pruebas realizadas en las que se tiene en cuenta el conocimiento interno de la estructura y el diseño del código. Esto implica probar las funcionalidades de un programa evaluando las decisiones tomadas en el código fuente. A menudo, estas pruebas se centran en garantizar que todas las rutas y condiciones lógicas del programa se prueben adecuadamente.</w:t>
      </w:r>
    </w:p>
    <w:p w14:paraId="273FA982" w14:textId="2396C7CF" w:rsidR="00021565" w:rsidRPr="009D12CE" w:rsidRDefault="00021565" w:rsidP="009D12CE">
      <w:pPr>
        <w:pStyle w:val="APALevel2"/>
      </w:pPr>
      <w:bookmarkStart w:id="33" w:name="_Toc142516874"/>
      <w:r w:rsidRPr="009D12CE">
        <w:t>Criterios de caminos</w:t>
      </w:r>
      <w:bookmarkEnd w:id="33"/>
    </w:p>
    <w:p w14:paraId="12335CD2" w14:textId="60DA2788" w:rsidR="50E8A7B6" w:rsidRPr="006274FF" w:rsidRDefault="6AC83D5E" w:rsidP="009D12CE">
      <w:pPr>
        <w:pStyle w:val="APABodyText"/>
        <w:rPr>
          <w:lang w:val="es-EC"/>
        </w:rPr>
      </w:pPr>
      <w:r w:rsidRPr="006274FF">
        <w:rPr>
          <w:lang w:val="es-EC"/>
        </w:rPr>
        <w:t xml:space="preserve">Los criterios de caminos son una técnica utilizada en el </w:t>
      </w:r>
      <w:proofErr w:type="spellStart"/>
      <w:r w:rsidRPr="006274FF">
        <w:rPr>
          <w:lang w:val="es-EC"/>
        </w:rPr>
        <w:t>testing</w:t>
      </w:r>
      <w:proofErr w:type="spellEnd"/>
      <w:r w:rsidRPr="006274FF">
        <w:rPr>
          <w:lang w:val="es-EC"/>
        </w:rPr>
        <w:t xml:space="preserve"> de caja blanca para garantizar que todas las posibles rutas y condiciones en el código sean examinadas durante las pruebas. Esto implica identificar todas las rutas posibles a través del código y diseñar casos de prueba para cubrir cada una de ellas. Los criterios comunes incluyen la cobertura de sentencias, la cobertura de decisiones, la cobertura de condiciones, etc.</w:t>
      </w:r>
    </w:p>
    <w:p w14:paraId="44010ACE" w14:textId="131D436A" w:rsidR="27E8F1EE" w:rsidRPr="006274FF" w:rsidRDefault="27E8F1EE" w:rsidP="009D12CE">
      <w:pPr>
        <w:pStyle w:val="APALevel2"/>
      </w:pPr>
      <w:bookmarkStart w:id="34" w:name="_Toc142516875"/>
      <w:r w:rsidRPr="006274FF">
        <w:t>Comprobación de existencia de un nuevo cliente</w:t>
      </w:r>
      <w:bookmarkEnd w:id="34"/>
    </w:p>
    <w:p w14:paraId="45CDFD3E" w14:textId="0B0F1AF9" w:rsidR="1F578EC0" w:rsidRPr="006274FF" w:rsidRDefault="27E8F1EE" w:rsidP="5A066667">
      <w:pPr>
        <w:rPr>
          <w:lang w:val="es-EC"/>
        </w:rPr>
      </w:pPr>
      <w:r w:rsidRPr="006274FF">
        <w:rPr>
          <w:noProof/>
          <w:lang w:val="es-MX" w:eastAsia="es-MX"/>
        </w:rPr>
        <w:drawing>
          <wp:inline distT="0" distB="0" distL="0" distR="0" wp14:anchorId="3B5C21C2" wp14:editId="07196E43">
            <wp:extent cx="3218259" cy="2914650"/>
            <wp:effectExtent l="0" t="0" r="1270" b="0"/>
            <wp:docPr id="551181688" name="Imagen 55118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28571" cy="2923989"/>
                    </a:xfrm>
                    <a:prstGeom prst="rect">
                      <a:avLst/>
                    </a:prstGeom>
                  </pic:spPr>
                </pic:pic>
              </a:graphicData>
            </a:graphic>
          </wp:inline>
        </w:drawing>
      </w:r>
    </w:p>
    <w:p w14:paraId="48D0F0E4" w14:textId="2CE9004C" w:rsidR="6D0B0F09" w:rsidRPr="006274FF" w:rsidRDefault="6D0B0F09" w:rsidP="6D0B0F09">
      <w:pPr>
        <w:rPr>
          <w:lang w:val="es-EC"/>
        </w:rPr>
      </w:pPr>
    </w:p>
    <w:p w14:paraId="6E7461E8" w14:textId="5A435710" w:rsidR="1F578EC0" w:rsidRPr="006274FF" w:rsidRDefault="1F578EC0" w:rsidP="009D12CE">
      <w:pPr>
        <w:pStyle w:val="APABodyText"/>
        <w:rPr>
          <w:rFonts w:eastAsia="Tahoma"/>
          <w:lang w:val="es-EC"/>
        </w:rPr>
      </w:pPr>
      <w:r w:rsidRPr="006274FF">
        <w:rPr>
          <w:rFonts w:eastAsia="Tahoma"/>
          <w:lang w:val="es-EC"/>
        </w:rPr>
        <w:t xml:space="preserve">Un test </w:t>
      </w:r>
      <w:r w:rsidRPr="006274FF">
        <w:rPr>
          <w:rFonts w:ascii="Arial" w:eastAsia="Arial" w:hAnsi="Arial" w:cs="Arial"/>
          <w:i/>
          <w:iCs/>
          <w:lang w:val="es-EC"/>
        </w:rPr>
        <w:t xml:space="preserve">T </w:t>
      </w:r>
      <w:r w:rsidRPr="006274FF">
        <w:rPr>
          <w:rFonts w:eastAsia="Tahoma"/>
          <w:lang w:val="es-EC"/>
        </w:rPr>
        <w:t xml:space="preserve">satisface este criterio si todos los caminos desde </w:t>
      </w:r>
      <w:proofErr w:type="gramStart"/>
      <w:r w:rsidRPr="006274FF">
        <w:rPr>
          <w:rFonts w:eastAsia="Tahoma"/>
          <w:lang w:val="es-EC"/>
        </w:rPr>
        <w:t>el  nodo</w:t>
      </w:r>
      <w:proofErr w:type="gramEnd"/>
      <w:r w:rsidRPr="006274FF">
        <w:rPr>
          <w:rFonts w:eastAsia="Tahoma"/>
          <w:lang w:val="es-EC"/>
        </w:rPr>
        <w:t xml:space="preserve"> inicial hasta el nodo final del grafo son atravesados</w:t>
      </w:r>
    </w:p>
    <w:p w14:paraId="5049F32A" w14:textId="06FDCB1E" w:rsidR="32D965DF" w:rsidRPr="006274FF" w:rsidRDefault="32D965DF" w:rsidP="32D965DF">
      <w:pPr>
        <w:rPr>
          <w:lang w:val="es-EC"/>
        </w:rPr>
      </w:pPr>
    </w:p>
    <w:p w14:paraId="1E879CFC" w14:textId="06FDCB1E" w:rsidR="10048F08" w:rsidRPr="006274FF" w:rsidRDefault="10048F08" w:rsidP="009D12CE">
      <w:pPr>
        <w:pStyle w:val="APABodyText"/>
        <w:rPr>
          <w:lang w:val="es-EC"/>
        </w:rPr>
      </w:pPr>
      <w:r w:rsidRPr="006274FF">
        <w:rPr>
          <w:rFonts w:eastAsia="Tahoma"/>
          <w:lang w:val="es-EC"/>
        </w:rPr>
        <w:t>Todos los caminos:</w:t>
      </w:r>
    </w:p>
    <w:p w14:paraId="12310118" w14:textId="736531BF" w:rsidR="1FF99B63" w:rsidRPr="006274FF" w:rsidRDefault="10EEF3F2" w:rsidP="009D12CE">
      <w:pPr>
        <w:pStyle w:val="APABodyText"/>
        <w:rPr>
          <w:lang w:val="es-EC"/>
        </w:rPr>
      </w:pPr>
      <w:r w:rsidRPr="006274FF">
        <w:rPr>
          <w:rFonts w:ascii="Calibri" w:eastAsia="Calibri" w:hAnsi="Calibri" w:cs="Calibri"/>
          <w:sz w:val="16"/>
          <w:szCs w:val="16"/>
          <w:lang w:val="es-EC"/>
        </w:rPr>
        <w:t>[1 ,2 ,3 ,4 ,5 ,</w:t>
      </w:r>
      <w:proofErr w:type="gramStart"/>
      <w:r w:rsidRPr="006274FF">
        <w:rPr>
          <w:rFonts w:ascii="Calibri" w:eastAsia="Calibri" w:hAnsi="Calibri" w:cs="Calibri"/>
          <w:sz w:val="16"/>
          <w:szCs w:val="16"/>
          <w:lang w:val="es-EC"/>
        </w:rPr>
        <w:t>6 ]</w:t>
      </w:r>
      <w:proofErr w:type="gramEnd"/>
    </w:p>
    <w:p w14:paraId="47AF4636" w14:textId="592FA388" w:rsidR="1FF99B63" w:rsidRPr="009D12CE" w:rsidRDefault="10EEF3F2" w:rsidP="009D12CE">
      <w:pPr>
        <w:pStyle w:val="APABodyText"/>
        <w:rPr>
          <w:rFonts w:ascii="Calibri" w:eastAsia="Calibri" w:hAnsi="Calibri" w:cs="Calibri"/>
          <w:sz w:val="16"/>
          <w:szCs w:val="16"/>
          <w:lang w:val="es-EC"/>
        </w:rPr>
      </w:pPr>
      <w:r w:rsidRPr="006274FF">
        <w:rPr>
          <w:rFonts w:ascii="Calibri" w:eastAsia="Calibri" w:hAnsi="Calibri" w:cs="Calibri"/>
          <w:sz w:val="16"/>
          <w:szCs w:val="16"/>
          <w:lang w:val="es-EC"/>
        </w:rPr>
        <w:t>[1 ,2 ,3 ,4 ,7 ,</w:t>
      </w:r>
      <w:proofErr w:type="gramStart"/>
      <w:r w:rsidRPr="006274FF">
        <w:rPr>
          <w:rFonts w:ascii="Calibri" w:eastAsia="Calibri" w:hAnsi="Calibri" w:cs="Calibri"/>
          <w:sz w:val="16"/>
          <w:szCs w:val="16"/>
          <w:lang w:val="es-EC"/>
        </w:rPr>
        <w:t>6 ]</w:t>
      </w:r>
      <w:proofErr w:type="gramEnd"/>
    </w:p>
    <w:p w14:paraId="6096ED2D" w14:textId="70A4533F" w:rsidR="00021565" w:rsidRPr="009D12CE" w:rsidRDefault="00021565" w:rsidP="009D12CE">
      <w:pPr>
        <w:pStyle w:val="APALevel2"/>
      </w:pPr>
      <w:bookmarkStart w:id="35" w:name="_Toc142516876"/>
      <w:r w:rsidRPr="009D12CE">
        <w:t>Bucles</w:t>
      </w:r>
      <w:bookmarkEnd w:id="35"/>
    </w:p>
    <w:p w14:paraId="0B055DA4" w14:textId="5AE085A2" w:rsidR="009D12CE" w:rsidRPr="006274FF" w:rsidRDefault="1331E2D8" w:rsidP="009D12CE">
      <w:pPr>
        <w:pStyle w:val="APABodyText"/>
        <w:spacing w:after="240"/>
        <w:rPr>
          <w:lang w:val="es-EC"/>
        </w:rPr>
      </w:pPr>
      <w:r w:rsidRPr="006274FF">
        <w:rPr>
          <w:lang w:val="es-EC"/>
        </w:rPr>
        <w:t xml:space="preserve">Los bucles son estructuras de control en la programación que permiten ejecutar un bloque de código repetidamente mientras se cumple una condición. En términos de </w:t>
      </w:r>
      <w:proofErr w:type="spellStart"/>
      <w:r w:rsidRPr="006274FF">
        <w:rPr>
          <w:lang w:val="es-EC"/>
        </w:rPr>
        <w:t>testing</w:t>
      </w:r>
      <w:proofErr w:type="spellEnd"/>
      <w:r w:rsidRPr="006274FF">
        <w:rPr>
          <w:lang w:val="es-EC"/>
        </w:rPr>
        <w:t>, es esencial probar los bucles de manera adecuada, considerando diferentes situaciones: el bucle nunca se ejecuta, se ejecuta una vez, múltiples veces y hasta el máximo permitido. Además, se deben tener en cuenta casos extremos y los posibles puntos de entrada y salida del bucle.</w:t>
      </w:r>
      <w:r w:rsidR="3D35A31D" w:rsidRPr="006274FF">
        <w:rPr>
          <w:lang w:val="es-EC"/>
        </w:rPr>
        <w:t xml:space="preserve">   </w:t>
      </w:r>
    </w:p>
    <w:p w14:paraId="36F5B28A" w14:textId="483E6CFC" w:rsidR="00021565" w:rsidRPr="006274FF" w:rsidRDefault="3DA46BC7" w:rsidP="009D12CE">
      <w:pPr>
        <w:pStyle w:val="APABodyText"/>
        <w:rPr>
          <w:lang w:val="es-EC"/>
        </w:rPr>
      </w:pPr>
      <w:r w:rsidRPr="006274FF">
        <w:rPr>
          <w:lang w:val="es-EC"/>
        </w:rPr>
        <w:t>Los bucles son casos especiales. Se deberían cubrir los siguientes casos, cuando sea posible:</w:t>
      </w:r>
    </w:p>
    <w:p w14:paraId="34CBC3DF" w14:textId="4E216CF5" w:rsidR="00021565" w:rsidRPr="00023671" w:rsidRDefault="3DA46BC7" w:rsidP="009D12CE">
      <w:pPr>
        <w:pStyle w:val="APABodyText"/>
        <w:numPr>
          <w:ilvl w:val="0"/>
          <w:numId w:val="46"/>
        </w:numPr>
        <w:rPr>
          <w:rFonts w:ascii="Cambria" w:eastAsia="Cambria" w:hAnsi="Cambria" w:cs="Arial"/>
          <w:lang w:val="es-EC"/>
        </w:rPr>
      </w:pPr>
      <w:r w:rsidRPr="00023671">
        <w:rPr>
          <w:lang w:val="es-EC"/>
        </w:rPr>
        <w:t>Ejecutar 0 veces el bucle, o el mínimo número de veces.</w:t>
      </w:r>
    </w:p>
    <w:p w14:paraId="69D3F473" w14:textId="28ADCF08" w:rsidR="00021565" w:rsidRPr="00023671" w:rsidRDefault="3DA46BC7" w:rsidP="009D12CE">
      <w:pPr>
        <w:pStyle w:val="APABodyText"/>
        <w:numPr>
          <w:ilvl w:val="0"/>
          <w:numId w:val="46"/>
        </w:numPr>
        <w:rPr>
          <w:rFonts w:ascii="Cambria" w:eastAsia="Cambria" w:hAnsi="Cambria" w:cs="Arial"/>
          <w:lang w:val="es-EC"/>
        </w:rPr>
      </w:pPr>
      <w:r w:rsidRPr="00023671">
        <w:rPr>
          <w:lang w:val="es-EC"/>
        </w:rPr>
        <w:t>Ejecutar el caso máximo posible de veces, si es determinable.</w:t>
      </w:r>
    </w:p>
    <w:p w14:paraId="7E7EAC37" w14:textId="19F116AF" w:rsidR="009D12CE" w:rsidRPr="00023671" w:rsidRDefault="3DA46BC7" w:rsidP="009D12CE">
      <w:pPr>
        <w:pStyle w:val="APABodyText"/>
        <w:numPr>
          <w:ilvl w:val="0"/>
          <w:numId w:val="46"/>
        </w:numPr>
        <w:spacing w:after="240"/>
        <w:rPr>
          <w:rFonts w:ascii="Cambria" w:eastAsia="Cambria" w:hAnsi="Cambria" w:cs="Arial"/>
          <w:lang w:val="es-EC"/>
        </w:rPr>
      </w:pPr>
      <w:r w:rsidRPr="00023671">
        <w:rPr>
          <w:lang w:val="es-EC"/>
        </w:rPr>
        <w:t>Ejecutar un número promedio de veces, si es un valor calculable</w:t>
      </w:r>
    </w:p>
    <w:p w14:paraId="33B80CD4" w14:textId="6E7877CE" w:rsidR="00021565" w:rsidRPr="006274FF" w:rsidRDefault="3DA46BC7" w:rsidP="009D12CE">
      <w:pPr>
        <w:pStyle w:val="APABodyText"/>
        <w:rPr>
          <w:lang w:val="es-EC"/>
        </w:rPr>
      </w:pPr>
      <w:r w:rsidRPr="006274FF">
        <w:rPr>
          <w:lang w:val="es-EC"/>
        </w:rPr>
        <w:t xml:space="preserve">Los casos 2 y 3 no siempre son posibles. Por ejemplo, si el bucle es un </w:t>
      </w:r>
      <w:proofErr w:type="spellStart"/>
      <w:r w:rsidRPr="006274FF">
        <w:rPr>
          <w:lang w:val="es-EC"/>
        </w:rPr>
        <w:t>for</w:t>
      </w:r>
      <w:proofErr w:type="spellEnd"/>
      <w:r w:rsidRPr="006274FF">
        <w:rPr>
          <w:lang w:val="es-EC"/>
        </w:rPr>
        <w:t xml:space="preserve">, sería posible, pero con un </w:t>
      </w:r>
      <w:proofErr w:type="spellStart"/>
      <w:r w:rsidRPr="006274FF">
        <w:rPr>
          <w:lang w:val="es-EC"/>
        </w:rPr>
        <w:t>while</w:t>
      </w:r>
      <w:proofErr w:type="spellEnd"/>
      <w:r w:rsidRPr="006274FF">
        <w:rPr>
          <w:lang w:val="es-EC"/>
        </w:rPr>
        <w:t xml:space="preserve"> va a ser más complicado</w:t>
      </w:r>
    </w:p>
    <w:p w14:paraId="08460B7A" w14:textId="02330CA2" w:rsidR="00021565" w:rsidRPr="006274FF" w:rsidRDefault="00021565" w:rsidP="009D12CE">
      <w:pPr>
        <w:pStyle w:val="APABodyText"/>
        <w:rPr>
          <w:lang w:val="es-EC"/>
        </w:rPr>
      </w:pPr>
      <w:r w:rsidRPr="006274FF">
        <w:rPr>
          <w:lang w:val="es-EC"/>
        </w:rPr>
        <w:br w:type="page"/>
      </w:r>
    </w:p>
    <w:p w14:paraId="0E05DC75" w14:textId="77777777" w:rsidR="00E93D34" w:rsidRPr="006274FF" w:rsidRDefault="00E93D34" w:rsidP="00E93D34">
      <w:pPr>
        <w:pStyle w:val="APALevel1"/>
      </w:pPr>
      <w:bookmarkStart w:id="36" w:name="_Toc142489700"/>
      <w:bookmarkStart w:id="37" w:name="_Toc142516877"/>
      <w:proofErr w:type="spellStart"/>
      <w:r w:rsidRPr="006274FF">
        <w:lastRenderedPageBreak/>
        <w:t>Testing</w:t>
      </w:r>
      <w:proofErr w:type="spellEnd"/>
      <w:r w:rsidRPr="006274FF">
        <w:t xml:space="preserve"> Métodos Lógica de Negocios – </w:t>
      </w:r>
      <w:proofErr w:type="spellStart"/>
      <w:r w:rsidRPr="006274FF">
        <w:t>JUnit</w:t>
      </w:r>
      <w:bookmarkEnd w:id="36"/>
      <w:bookmarkEnd w:id="37"/>
      <w:proofErr w:type="spellEnd"/>
    </w:p>
    <w:p w14:paraId="11E73BD7" w14:textId="77777777" w:rsidR="00E93D34" w:rsidRPr="006274FF" w:rsidRDefault="00E93D34" w:rsidP="00E93D34">
      <w:pPr>
        <w:pStyle w:val="APABodyText"/>
        <w:rPr>
          <w:lang w:val="es-EC"/>
        </w:rPr>
      </w:pPr>
      <w:r w:rsidRPr="006274FF">
        <w:rPr>
          <w:lang w:val="es-EC"/>
        </w:rPr>
        <w:t xml:space="preserve">Las pruebas de lógica de negocio son una parte esencial en el desarrollo de software, ya que permiten verificar que las funcionalidades principales de una aplicación se comporten según lo esperado. En este documento, se presentarán y explicarán las pruebas realizadas utilizando </w:t>
      </w:r>
      <w:proofErr w:type="spellStart"/>
      <w:r w:rsidRPr="006274FF">
        <w:rPr>
          <w:lang w:val="es-EC"/>
        </w:rPr>
        <w:t>JUnit</w:t>
      </w:r>
      <w:proofErr w:type="spellEnd"/>
      <w:r w:rsidRPr="006274FF">
        <w:rPr>
          <w:lang w:val="es-EC"/>
        </w:rPr>
        <w:t xml:space="preserve"> para el proyecto de Crowdfunding descrito, destacando su importancia y resaltando los resultados exitosos de estas pruebas.</w:t>
      </w:r>
    </w:p>
    <w:p w14:paraId="6EEF5795" w14:textId="77777777" w:rsidR="00E93D34" w:rsidRPr="006274FF" w:rsidRDefault="00E93D34" w:rsidP="00E93D34">
      <w:pPr>
        <w:pStyle w:val="APALevel2"/>
      </w:pPr>
      <w:bookmarkStart w:id="38" w:name="_Toc142489701"/>
      <w:bookmarkStart w:id="39" w:name="_Toc142516878"/>
      <w:r w:rsidRPr="006274FF">
        <w:t>Importancia de las Pruebas</w:t>
      </w:r>
      <w:bookmarkEnd w:id="38"/>
      <w:bookmarkEnd w:id="39"/>
    </w:p>
    <w:p w14:paraId="6EFFDCF9" w14:textId="77777777" w:rsidR="00E93D34" w:rsidRPr="006274FF" w:rsidRDefault="00E93D34" w:rsidP="00E93D34">
      <w:pPr>
        <w:pStyle w:val="APABodyText"/>
        <w:rPr>
          <w:lang w:val="es-EC"/>
        </w:rPr>
      </w:pPr>
      <w:r w:rsidRPr="006274FF">
        <w:rPr>
          <w:lang w:val="es-EC"/>
        </w:rPr>
        <w:t>Las pruebas de lógica de negocio aseguran que el código subyacente de una aplicación funcione correctamente y cumpla con los requisitos y objetivos del sistema. Estas pruebas son especialmente relevantes en sistemas como el de Crowdfunding, donde la interacción entre los usuarios, la gestión de proyectos y la manipulación de datos son críticos para el funcionamiento exitoso del sistema.</w:t>
      </w:r>
    </w:p>
    <w:p w14:paraId="0ADFF40D" w14:textId="038E20C2" w:rsidR="00E93D34" w:rsidRPr="006274FF" w:rsidRDefault="00850D62" w:rsidP="00850D62">
      <w:pPr>
        <w:pStyle w:val="APAGraphorFigure"/>
        <w:jc w:val="center"/>
        <w:rPr>
          <w:lang w:val="es-EC"/>
        </w:rPr>
      </w:pPr>
      <w:r w:rsidRPr="006274FF">
        <w:rPr>
          <w:noProof/>
          <w:lang w:val="es-MX" w:eastAsia="es-MX"/>
        </w:rPr>
        <w:drawing>
          <wp:inline distT="0" distB="0" distL="0" distR="0" wp14:anchorId="55C31E86" wp14:editId="4B5A3F63">
            <wp:extent cx="2952102" cy="1687830"/>
            <wp:effectExtent l="0" t="0" r="1270" b="7620"/>
            <wp:docPr id="1324274425" name="Imagen 13242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0956" cy="1698610"/>
                    </a:xfrm>
                    <a:prstGeom prst="rect">
                      <a:avLst/>
                    </a:prstGeom>
                    <a:noFill/>
                  </pic:spPr>
                </pic:pic>
              </a:graphicData>
            </a:graphic>
          </wp:inline>
        </w:drawing>
      </w:r>
    </w:p>
    <w:p w14:paraId="68CD2162" w14:textId="77777777" w:rsidR="00E93D34" w:rsidRPr="006274FF" w:rsidRDefault="00E93D34" w:rsidP="00E93D34">
      <w:pPr>
        <w:pStyle w:val="APABodyText"/>
        <w:rPr>
          <w:lang w:val="es-EC"/>
        </w:rPr>
      </w:pPr>
      <w:proofErr w:type="spellStart"/>
      <w:r w:rsidRPr="006274FF">
        <w:rPr>
          <w:lang w:val="es-EC"/>
        </w:rPr>
        <w:t>JUnit</w:t>
      </w:r>
      <w:proofErr w:type="spellEnd"/>
      <w:r w:rsidRPr="006274FF">
        <w:rPr>
          <w:lang w:val="es-EC"/>
        </w:rPr>
        <w:t xml:space="preserve"> es un popular marco de pruebas unitarias para Java, proporciona una estructura que permite diseñar y ejecutar pruebas automatizadas. Estas pruebas ayudan a identificar y resolver problemas en la lógica de negocio antes de que lleguen a la etapa de producción, lo que reduce costos y riesgos.</w:t>
      </w:r>
    </w:p>
    <w:p w14:paraId="2086A038" w14:textId="77777777" w:rsidR="00E93D34" w:rsidRPr="006274FF" w:rsidRDefault="00E93D34" w:rsidP="00E93D34">
      <w:pPr>
        <w:rPr>
          <w:b/>
          <w:szCs w:val="32"/>
          <w:lang w:val="es-EC"/>
        </w:rPr>
      </w:pPr>
      <w:r w:rsidRPr="006274FF">
        <w:rPr>
          <w:lang w:val="es-EC"/>
        </w:rPr>
        <w:br w:type="page"/>
      </w:r>
    </w:p>
    <w:p w14:paraId="67BD423C" w14:textId="77777777" w:rsidR="00E93D34" w:rsidRPr="006274FF" w:rsidRDefault="00E93D34" w:rsidP="00E93D34">
      <w:pPr>
        <w:pStyle w:val="APALevel2"/>
      </w:pPr>
      <w:bookmarkStart w:id="40" w:name="_Toc142489702"/>
      <w:bookmarkStart w:id="41" w:name="_Toc142516879"/>
      <w:r w:rsidRPr="006274FF">
        <w:lastRenderedPageBreak/>
        <w:t>Descripción de las Pruebas</w:t>
      </w:r>
      <w:bookmarkEnd w:id="40"/>
      <w:bookmarkEnd w:id="41"/>
    </w:p>
    <w:p w14:paraId="62A2D2FC" w14:textId="77777777" w:rsidR="00E93D34" w:rsidRPr="006274FF" w:rsidRDefault="00E93D34" w:rsidP="00E93D34">
      <w:pPr>
        <w:pStyle w:val="APABodyText"/>
        <w:rPr>
          <w:lang w:val="es-EC"/>
        </w:rPr>
      </w:pPr>
      <w:r w:rsidRPr="006274FF">
        <w:rPr>
          <w:lang w:val="es-EC"/>
        </w:rPr>
        <w:t xml:space="preserve">A continuación, se detallan las pruebas realizadas utilizando </w:t>
      </w:r>
      <w:proofErr w:type="spellStart"/>
      <w:r w:rsidRPr="006274FF">
        <w:rPr>
          <w:lang w:val="es-EC"/>
        </w:rPr>
        <w:t>JUnit</w:t>
      </w:r>
      <w:proofErr w:type="spellEnd"/>
      <w:r w:rsidRPr="006274FF">
        <w:rPr>
          <w:lang w:val="es-EC"/>
        </w:rPr>
        <w:t xml:space="preserve"> en el proyecto de Crowdfunding, junto con una descripción de cada método probado y su objetivo.</w:t>
      </w:r>
    </w:p>
    <w:p w14:paraId="1B84E990" w14:textId="77777777" w:rsidR="00E93D34" w:rsidRPr="006274FF" w:rsidRDefault="00E93D34" w:rsidP="00E93D34">
      <w:pPr>
        <w:pStyle w:val="APALevel3"/>
      </w:pPr>
      <w:r w:rsidRPr="006274FF">
        <w:t>Prueba de Obtención de Icono Válido (</w:t>
      </w:r>
      <w:proofErr w:type="spellStart"/>
      <w:r w:rsidRPr="006274FF">
        <w:t>testGetIconImageWithValidImage</w:t>
      </w:r>
      <w:proofErr w:type="spellEnd"/>
      <w:r w:rsidRPr="006274FF">
        <w:t>)</w:t>
      </w:r>
    </w:p>
    <w:p w14:paraId="5500EEE3"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777777"/>
          <w:sz w:val="21"/>
          <w:szCs w:val="21"/>
        </w:rPr>
        <w:t>@</w:t>
      </w:r>
      <w:r w:rsidRPr="001D52CE">
        <w:rPr>
          <w:rFonts w:ascii="Consolas" w:hAnsi="Consolas"/>
          <w:color w:val="7A3E9D"/>
          <w:sz w:val="21"/>
          <w:szCs w:val="21"/>
        </w:rPr>
        <w:t>Test</w:t>
      </w:r>
    </w:p>
    <w:p w14:paraId="1FD94F7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testGetIconImageWithValidImage</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6EC92E69"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testGetIconImageWithValidImage</w:t>
      </w:r>
      <w:proofErr w:type="spellEnd"/>
      <w:r w:rsidRPr="001D52CE">
        <w:rPr>
          <w:rFonts w:ascii="Consolas" w:hAnsi="Consolas"/>
          <w:color w:val="777777"/>
          <w:sz w:val="21"/>
          <w:szCs w:val="21"/>
        </w:rPr>
        <w:t>");</w:t>
      </w:r>
    </w:p>
    <w:p w14:paraId="37067139"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333333"/>
          <w:sz w:val="21"/>
          <w:szCs w:val="21"/>
        </w:rPr>
        <w:t>menuprinc</w:t>
      </w:r>
      <w:proofErr w:type="spellEnd"/>
      <w:r w:rsidRPr="001D52CE">
        <w:rPr>
          <w:rFonts w:ascii="Consolas" w:hAnsi="Consolas"/>
          <w:color w:val="333333"/>
          <w:sz w:val="21"/>
          <w:szCs w:val="21"/>
        </w:rPr>
        <w:t xml:space="preserve"> instance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menuprinc</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p>
    <w:p w14:paraId="0D3273F2"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6396D564"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Image</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validImage</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9C5D27"/>
          <w:sz w:val="21"/>
          <w:szCs w:val="21"/>
        </w:rPr>
        <w:t>null</w:t>
      </w:r>
      <w:r w:rsidRPr="001D52CE">
        <w:rPr>
          <w:rFonts w:ascii="Consolas" w:hAnsi="Consolas"/>
          <w:color w:val="777777"/>
          <w:sz w:val="21"/>
          <w:szCs w:val="21"/>
        </w:rPr>
        <w:t>;</w:t>
      </w:r>
    </w:p>
    <w:p w14:paraId="2C854C4C"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try</w:t>
      </w:r>
      <w:r w:rsidRPr="001D52CE">
        <w:rPr>
          <w:rFonts w:ascii="Consolas" w:hAnsi="Consolas"/>
          <w:color w:val="333333"/>
          <w:sz w:val="21"/>
          <w:szCs w:val="21"/>
        </w:rPr>
        <w:t xml:space="preserve"> </w:t>
      </w:r>
      <w:r w:rsidRPr="001D52CE">
        <w:rPr>
          <w:rFonts w:ascii="Consolas" w:hAnsi="Consolas"/>
          <w:color w:val="777777"/>
          <w:sz w:val="21"/>
          <w:szCs w:val="21"/>
        </w:rPr>
        <w:t>{</w:t>
      </w:r>
    </w:p>
    <w:p w14:paraId="10CCD9D4"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333333"/>
          <w:sz w:val="21"/>
          <w:szCs w:val="21"/>
        </w:rPr>
        <w:t>validImage</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ImageIO</w:t>
      </w:r>
      <w:r w:rsidRPr="001D52CE">
        <w:rPr>
          <w:rFonts w:ascii="Consolas" w:hAnsi="Consolas"/>
          <w:color w:val="777777"/>
          <w:sz w:val="21"/>
          <w:szCs w:val="21"/>
        </w:rPr>
        <w:t>.</w:t>
      </w:r>
      <w:r w:rsidRPr="001D52CE">
        <w:rPr>
          <w:rFonts w:ascii="Consolas" w:hAnsi="Consolas"/>
          <w:b/>
          <w:bCs/>
          <w:color w:val="AA3731"/>
          <w:sz w:val="21"/>
          <w:szCs w:val="21"/>
        </w:rPr>
        <w:t>read</w:t>
      </w:r>
      <w:proofErr w:type="spellEnd"/>
      <w:r w:rsidRPr="001D52CE">
        <w:rPr>
          <w:rFonts w:ascii="Consolas" w:hAnsi="Consolas"/>
          <w:color w:val="777777"/>
          <w:sz w:val="21"/>
          <w:szCs w:val="21"/>
        </w:rPr>
        <w:t>(</w:t>
      </w:r>
      <w:r w:rsidRPr="001D52CE">
        <w:rPr>
          <w:rFonts w:ascii="Consolas" w:hAnsi="Consolas"/>
          <w:color w:val="4B69C6"/>
          <w:sz w:val="21"/>
          <w:szCs w:val="21"/>
        </w:rPr>
        <w:t>new</w:t>
      </w:r>
      <w:r w:rsidRPr="001D52CE">
        <w:rPr>
          <w:rFonts w:ascii="Consolas" w:hAnsi="Consolas"/>
          <w:color w:val="333333"/>
          <w:sz w:val="21"/>
          <w:szCs w:val="21"/>
        </w:rPr>
        <w:t xml:space="preserve"> </w:t>
      </w:r>
      <w:proofErr w:type="gramStart"/>
      <w:r w:rsidRPr="001D52CE">
        <w:rPr>
          <w:rFonts w:ascii="Consolas" w:hAnsi="Consolas"/>
          <w:b/>
          <w:bCs/>
          <w:color w:val="AA3731"/>
          <w:sz w:val="21"/>
          <w:szCs w:val="21"/>
        </w:rPr>
        <w:t>File</w:t>
      </w:r>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448C27"/>
          <w:sz w:val="21"/>
          <w:szCs w:val="21"/>
        </w:rPr>
        <w:t>D:</w:t>
      </w:r>
      <w:r w:rsidRPr="001D52CE">
        <w:rPr>
          <w:rFonts w:ascii="Consolas" w:hAnsi="Consolas"/>
          <w:color w:val="777777"/>
          <w:sz w:val="21"/>
          <w:szCs w:val="21"/>
        </w:rPr>
        <w:t>\\</w:t>
      </w:r>
      <w:r w:rsidRPr="001D52CE">
        <w:rPr>
          <w:rFonts w:ascii="Consolas" w:hAnsi="Consolas"/>
          <w:color w:val="448C27"/>
          <w:sz w:val="21"/>
          <w:szCs w:val="21"/>
        </w:rPr>
        <w:t>Documentos</w:t>
      </w:r>
      <w:r w:rsidRPr="001D52CE">
        <w:rPr>
          <w:rFonts w:ascii="Consolas" w:hAnsi="Consolas"/>
          <w:color w:val="777777"/>
          <w:sz w:val="21"/>
          <w:szCs w:val="21"/>
        </w:rPr>
        <w:t>\\</w:t>
      </w:r>
      <w:r w:rsidRPr="001D52CE">
        <w:rPr>
          <w:rFonts w:ascii="Consolas" w:hAnsi="Consolas"/>
          <w:color w:val="448C27"/>
          <w:sz w:val="21"/>
          <w:szCs w:val="21"/>
        </w:rPr>
        <w:t>NetBeansProjects</w:t>
      </w:r>
      <w:r w:rsidRPr="001D52CE">
        <w:rPr>
          <w:rFonts w:ascii="Consolas" w:hAnsi="Consolas"/>
          <w:color w:val="777777"/>
          <w:sz w:val="21"/>
          <w:szCs w:val="21"/>
        </w:rPr>
        <w:t>\\</w:t>
      </w:r>
      <w:r w:rsidRPr="001D52CE">
        <w:rPr>
          <w:rFonts w:ascii="Consolas" w:hAnsi="Consolas"/>
          <w:color w:val="448C27"/>
          <w:sz w:val="21"/>
          <w:szCs w:val="21"/>
        </w:rPr>
        <w:t>PROYECTO CORREGIDO</w:t>
      </w:r>
      <w:r w:rsidRPr="001D52CE">
        <w:rPr>
          <w:rFonts w:ascii="Consolas" w:hAnsi="Consolas"/>
          <w:color w:val="777777"/>
          <w:sz w:val="21"/>
          <w:szCs w:val="21"/>
        </w:rPr>
        <w:t>\\</w:t>
      </w:r>
      <w:proofErr w:type="spellStart"/>
      <w:r w:rsidRPr="001D52CE">
        <w:rPr>
          <w:rFonts w:ascii="Consolas" w:hAnsi="Consolas"/>
          <w:color w:val="448C27"/>
          <w:sz w:val="21"/>
          <w:szCs w:val="21"/>
        </w:rPr>
        <w:t>CrowdfundinGO</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src</w:t>
      </w:r>
      <w:proofErr w:type="spellEnd"/>
      <w:r w:rsidRPr="001D52CE">
        <w:rPr>
          <w:rFonts w:ascii="Consolas" w:hAnsi="Consolas"/>
          <w:color w:val="777777"/>
          <w:sz w:val="21"/>
          <w:szCs w:val="21"/>
        </w:rPr>
        <w:t>\\</w:t>
      </w:r>
      <w:r w:rsidRPr="001D52CE">
        <w:rPr>
          <w:rFonts w:ascii="Consolas" w:hAnsi="Consolas"/>
          <w:color w:val="448C27"/>
          <w:sz w:val="21"/>
          <w:szCs w:val="21"/>
        </w:rPr>
        <w:t>res</w:t>
      </w:r>
      <w:r w:rsidRPr="001D52CE">
        <w:rPr>
          <w:rFonts w:ascii="Consolas" w:hAnsi="Consolas"/>
          <w:color w:val="777777"/>
          <w:sz w:val="21"/>
          <w:szCs w:val="21"/>
        </w:rPr>
        <w:t>\\</w:t>
      </w:r>
      <w:r w:rsidRPr="001D52CE">
        <w:rPr>
          <w:rFonts w:ascii="Consolas" w:hAnsi="Consolas"/>
          <w:color w:val="448C27"/>
          <w:sz w:val="21"/>
          <w:szCs w:val="21"/>
        </w:rPr>
        <w:t>ico.png</w:t>
      </w:r>
      <w:r w:rsidRPr="001D52CE">
        <w:rPr>
          <w:rFonts w:ascii="Consolas" w:hAnsi="Consolas"/>
          <w:color w:val="777777"/>
          <w:sz w:val="21"/>
          <w:szCs w:val="21"/>
        </w:rPr>
        <w:t>"));</w:t>
      </w:r>
    </w:p>
    <w:p w14:paraId="1DCD41C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catch</w:t>
      </w:r>
      <w:r w:rsidRPr="001D52CE">
        <w:rPr>
          <w:rFonts w:ascii="Consolas" w:hAnsi="Consolas"/>
          <w:color w:val="333333"/>
          <w:sz w:val="21"/>
          <w:szCs w:val="21"/>
        </w:rPr>
        <w:t xml:space="preserve"> </w:t>
      </w:r>
      <w:r w:rsidRPr="001D52CE">
        <w:rPr>
          <w:rFonts w:ascii="Consolas" w:hAnsi="Consolas"/>
          <w:color w:val="777777"/>
          <w:sz w:val="21"/>
          <w:szCs w:val="21"/>
        </w:rPr>
        <w:t>(</w:t>
      </w:r>
      <w:proofErr w:type="spellStart"/>
      <w:r w:rsidRPr="001D52CE">
        <w:rPr>
          <w:rFonts w:ascii="Consolas" w:hAnsi="Consolas"/>
          <w:color w:val="7A3E9D"/>
          <w:sz w:val="21"/>
          <w:szCs w:val="21"/>
        </w:rPr>
        <w:t>IOException</w:t>
      </w:r>
      <w:proofErr w:type="spellEnd"/>
      <w:r w:rsidRPr="001D52CE">
        <w:rPr>
          <w:rFonts w:ascii="Consolas" w:hAnsi="Consolas"/>
          <w:color w:val="333333"/>
          <w:sz w:val="21"/>
          <w:szCs w:val="21"/>
        </w:rPr>
        <w:t xml:space="preserve"> </w:t>
      </w:r>
      <w:r w:rsidRPr="001D52CE">
        <w:rPr>
          <w:rFonts w:ascii="Consolas" w:hAnsi="Consolas"/>
          <w:color w:val="7A3E9D"/>
          <w:sz w:val="21"/>
          <w:szCs w:val="21"/>
        </w:rPr>
        <w:t>e</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6662409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e</w:t>
      </w:r>
      <w:r w:rsidRPr="001D52CE">
        <w:rPr>
          <w:rFonts w:ascii="Consolas" w:hAnsi="Consolas"/>
          <w:color w:val="777777"/>
          <w:sz w:val="21"/>
          <w:szCs w:val="21"/>
        </w:rPr>
        <w:t>.</w:t>
      </w:r>
      <w:r w:rsidRPr="001D52CE">
        <w:rPr>
          <w:rFonts w:ascii="Consolas" w:hAnsi="Consolas"/>
          <w:b/>
          <w:bCs/>
          <w:color w:val="AA3731"/>
          <w:sz w:val="21"/>
          <w:szCs w:val="21"/>
        </w:rPr>
        <w:t>printStackTrace</w:t>
      </w:r>
      <w:proofErr w:type="spellEnd"/>
      <w:proofErr w:type="gramEnd"/>
      <w:r w:rsidRPr="001D52CE">
        <w:rPr>
          <w:rFonts w:ascii="Consolas" w:hAnsi="Consolas"/>
          <w:color w:val="777777"/>
          <w:sz w:val="21"/>
          <w:szCs w:val="21"/>
        </w:rPr>
        <w:t>();</w:t>
      </w:r>
    </w:p>
    <w:p w14:paraId="6255E3DC"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p>
    <w:p w14:paraId="14134F6F"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43DB070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Image</w:t>
      </w:r>
      <w:r w:rsidRPr="001D52CE">
        <w:rPr>
          <w:rFonts w:ascii="Consolas" w:hAnsi="Consolas"/>
          <w:color w:val="333333"/>
          <w:sz w:val="21"/>
          <w:szCs w:val="21"/>
        </w:rPr>
        <w:t xml:space="preserve"> </w:t>
      </w:r>
      <w:r w:rsidRPr="001D52CE">
        <w:rPr>
          <w:rFonts w:ascii="Consolas" w:hAnsi="Consolas"/>
          <w:color w:val="7A3E9D"/>
          <w:sz w:val="21"/>
          <w:szCs w:val="21"/>
        </w:rPr>
        <w:t>result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b/>
          <w:bCs/>
          <w:color w:val="AA3731"/>
          <w:sz w:val="21"/>
          <w:szCs w:val="21"/>
        </w:rPr>
        <w:t>getIconImage</w:t>
      </w:r>
      <w:proofErr w:type="spellEnd"/>
      <w:proofErr w:type="gramEnd"/>
      <w:r w:rsidRPr="001D52CE">
        <w:rPr>
          <w:rFonts w:ascii="Consolas" w:hAnsi="Consolas"/>
          <w:color w:val="777777"/>
          <w:sz w:val="21"/>
          <w:szCs w:val="21"/>
        </w:rPr>
        <w:t>();</w:t>
      </w:r>
    </w:p>
    <w:p w14:paraId="44A8754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
    <w:p w14:paraId="0DA6E175"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assertTrue</w:t>
      </w:r>
      <w:proofErr w:type="spellEnd"/>
      <w:r w:rsidRPr="001D52CE">
        <w:rPr>
          <w:rFonts w:ascii="Consolas" w:hAnsi="Consolas"/>
          <w:color w:val="777777"/>
          <w:sz w:val="21"/>
          <w:szCs w:val="21"/>
        </w:rPr>
        <w:t>(</w:t>
      </w:r>
      <w:proofErr w:type="spellStart"/>
      <w:proofErr w:type="gramEnd"/>
      <w:r w:rsidRPr="001D52CE">
        <w:rPr>
          <w:rFonts w:ascii="Consolas" w:hAnsi="Consolas"/>
          <w:color w:val="7A3E9D"/>
          <w:sz w:val="21"/>
          <w:szCs w:val="21"/>
        </w:rPr>
        <w:t>validImage</w:t>
      </w:r>
      <w:r w:rsidRPr="001D52CE">
        <w:rPr>
          <w:rFonts w:ascii="Consolas" w:hAnsi="Consolas"/>
          <w:color w:val="777777"/>
          <w:sz w:val="21"/>
          <w:szCs w:val="21"/>
        </w:rPr>
        <w:t>.</w:t>
      </w:r>
      <w:r w:rsidRPr="001D52CE">
        <w:rPr>
          <w:rFonts w:ascii="Consolas" w:hAnsi="Consolas"/>
          <w:b/>
          <w:bCs/>
          <w:color w:val="AA3731"/>
          <w:sz w:val="21"/>
          <w:szCs w:val="21"/>
        </w:rPr>
        <w:t>getWidth</w:t>
      </w:r>
      <w:proofErr w:type="spellEnd"/>
      <w:r w:rsidRPr="001D52CE">
        <w:rPr>
          <w:rFonts w:ascii="Consolas" w:hAnsi="Consolas"/>
          <w:color w:val="777777"/>
          <w:sz w:val="21"/>
          <w:szCs w:val="21"/>
        </w:rPr>
        <w:t>(</w:t>
      </w:r>
      <w:r w:rsidRPr="001D52CE">
        <w:rPr>
          <w:rFonts w:ascii="Consolas" w:hAnsi="Consolas"/>
          <w:color w:val="9C5D27"/>
          <w:sz w:val="21"/>
          <w:szCs w:val="21"/>
        </w:rPr>
        <w:t>null</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result</w:t>
      </w:r>
      <w:r w:rsidRPr="001D52CE">
        <w:rPr>
          <w:rFonts w:ascii="Consolas" w:hAnsi="Consolas"/>
          <w:color w:val="777777"/>
          <w:sz w:val="21"/>
          <w:szCs w:val="21"/>
        </w:rPr>
        <w:t>.</w:t>
      </w:r>
      <w:r w:rsidRPr="001D52CE">
        <w:rPr>
          <w:rFonts w:ascii="Consolas" w:hAnsi="Consolas"/>
          <w:b/>
          <w:bCs/>
          <w:color w:val="AA3731"/>
          <w:sz w:val="21"/>
          <w:szCs w:val="21"/>
        </w:rPr>
        <w:t>getWidth</w:t>
      </w:r>
      <w:proofErr w:type="spellEnd"/>
      <w:r w:rsidRPr="001D52CE">
        <w:rPr>
          <w:rFonts w:ascii="Consolas" w:hAnsi="Consolas"/>
          <w:color w:val="777777"/>
          <w:sz w:val="21"/>
          <w:szCs w:val="21"/>
        </w:rPr>
        <w:t>(</w:t>
      </w:r>
      <w:r w:rsidRPr="001D52CE">
        <w:rPr>
          <w:rFonts w:ascii="Consolas" w:hAnsi="Consolas"/>
          <w:color w:val="9C5D27"/>
          <w:sz w:val="21"/>
          <w:szCs w:val="21"/>
        </w:rPr>
        <w:t>null</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&amp;&amp;</w:t>
      </w:r>
    </w:p>
    <w:p w14:paraId="56240ABD"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w:t>
      </w:r>
      <w:proofErr w:type="spellStart"/>
      <w:r w:rsidRPr="001D52CE">
        <w:rPr>
          <w:rFonts w:ascii="Consolas" w:hAnsi="Consolas"/>
          <w:color w:val="7A3E9D"/>
          <w:sz w:val="21"/>
          <w:szCs w:val="21"/>
        </w:rPr>
        <w:t>validImage</w:t>
      </w:r>
      <w:r w:rsidRPr="001D52CE">
        <w:rPr>
          <w:rFonts w:ascii="Consolas" w:hAnsi="Consolas"/>
          <w:color w:val="777777"/>
          <w:sz w:val="21"/>
          <w:szCs w:val="21"/>
        </w:rPr>
        <w:t>.</w:t>
      </w:r>
      <w:r w:rsidRPr="001D52CE">
        <w:rPr>
          <w:rFonts w:ascii="Consolas" w:hAnsi="Consolas"/>
          <w:b/>
          <w:bCs/>
          <w:color w:val="AA3731"/>
          <w:sz w:val="21"/>
          <w:szCs w:val="21"/>
        </w:rPr>
        <w:t>getHeight</w:t>
      </w:r>
      <w:proofErr w:type="spellEnd"/>
      <w:r w:rsidRPr="001D52CE">
        <w:rPr>
          <w:rFonts w:ascii="Consolas" w:hAnsi="Consolas"/>
          <w:color w:val="777777"/>
          <w:sz w:val="21"/>
          <w:szCs w:val="21"/>
        </w:rPr>
        <w:t>(</w:t>
      </w:r>
      <w:r w:rsidRPr="001D52CE">
        <w:rPr>
          <w:rFonts w:ascii="Consolas" w:hAnsi="Consolas"/>
          <w:color w:val="9C5D27"/>
          <w:sz w:val="21"/>
          <w:szCs w:val="21"/>
        </w:rPr>
        <w:t>null</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result</w:t>
      </w:r>
      <w:r w:rsidRPr="001D52CE">
        <w:rPr>
          <w:rFonts w:ascii="Consolas" w:hAnsi="Consolas"/>
          <w:color w:val="777777"/>
          <w:sz w:val="21"/>
          <w:szCs w:val="21"/>
        </w:rPr>
        <w:t>.</w:t>
      </w:r>
      <w:r w:rsidRPr="001D52CE">
        <w:rPr>
          <w:rFonts w:ascii="Consolas" w:hAnsi="Consolas"/>
          <w:b/>
          <w:bCs/>
          <w:color w:val="AA3731"/>
          <w:sz w:val="21"/>
          <w:szCs w:val="21"/>
        </w:rPr>
        <w:t>getHeight</w:t>
      </w:r>
      <w:proofErr w:type="spellEnd"/>
      <w:proofErr w:type="gramEnd"/>
      <w:r w:rsidRPr="001D52CE">
        <w:rPr>
          <w:rFonts w:ascii="Consolas" w:hAnsi="Consolas"/>
          <w:color w:val="777777"/>
          <w:sz w:val="21"/>
          <w:szCs w:val="21"/>
        </w:rPr>
        <w:t>(</w:t>
      </w:r>
      <w:r w:rsidRPr="001D52CE">
        <w:rPr>
          <w:rFonts w:ascii="Consolas" w:hAnsi="Consolas"/>
          <w:color w:val="9C5D27"/>
          <w:sz w:val="21"/>
          <w:szCs w:val="21"/>
        </w:rPr>
        <w:t>null</w:t>
      </w:r>
      <w:r w:rsidRPr="001D52CE">
        <w:rPr>
          <w:rFonts w:ascii="Consolas" w:hAnsi="Consolas"/>
          <w:color w:val="777777"/>
          <w:sz w:val="21"/>
          <w:szCs w:val="21"/>
        </w:rPr>
        <w:t>));</w:t>
      </w:r>
    </w:p>
    <w:p w14:paraId="3FBCC83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r w:rsidRPr="006274FF">
        <w:rPr>
          <w:rFonts w:ascii="Consolas" w:hAnsi="Consolas"/>
          <w:color w:val="777777"/>
          <w:sz w:val="21"/>
          <w:szCs w:val="21"/>
          <w:lang w:val="es-EC"/>
        </w:rPr>
        <w:t>}</w:t>
      </w:r>
    </w:p>
    <w:p w14:paraId="48596109" w14:textId="77777777" w:rsidR="00E93D34" w:rsidRPr="006274FF" w:rsidRDefault="00E93D34" w:rsidP="00E93D34">
      <w:pPr>
        <w:pStyle w:val="APABodyText"/>
        <w:spacing w:before="240"/>
        <w:rPr>
          <w:lang w:val="es-EC"/>
        </w:rPr>
      </w:pPr>
      <w:r w:rsidRPr="006274FF">
        <w:rPr>
          <w:lang w:val="es-EC"/>
        </w:rPr>
        <w:t xml:space="preserve">Esta prueba verifica si el método </w:t>
      </w:r>
      <w:proofErr w:type="spellStart"/>
      <w:r w:rsidRPr="006274FF">
        <w:rPr>
          <w:lang w:val="es-EC"/>
        </w:rPr>
        <w:t>getIconImage</w:t>
      </w:r>
      <w:proofErr w:type="spellEnd"/>
      <w:r w:rsidRPr="006274FF">
        <w:rPr>
          <w:lang w:val="es-EC"/>
        </w:rPr>
        <w:t xml:space="preserve"> de la clase </w:t>
      </w:r>
      <w:proofErr w:type="spellStart"/>
      <w:r w:rsidRPr="006274FF">
        <w:rPr>
          <w:lang w:val="es-EC"/>
        </w:rPr>
        <w:t>menuprinc</w:t>
      </w:r>
      <w:proofErr w:type="spellEnd"/>
      <w:r w:rsidRPr="006274FF">
        <w:rPr>
          <w:lang w:val="es-EC"/>
        </w:rPr>
        <w:t xml:space="preserve"> carga una imagen de icono válida. Se carga una imagen desde un archivo y se compara con la imagen obtenida del método. </w:t>
      </w:r>
    </w:p>
    <w:p w14:paraId="27EC708F" w14:textId="77777777" w:rsidR="00E93D34" w:rsidRPr="006274FF" w:rsidRDefault="00E93D34" w:rsidP="00E93D34">
      <w:pPr>
        <w:pStyle w:val="APALevel3"/>
      </w:pPr>
      <w:r w:rsidRPr="006274FF">
        <w:t>Prueba de Obtención de Icono (</w:t>
      </w:r>
      <w:proofErr w:type="spellStart"/>
      <w:r w:rsidRPr="006274FF">
        <w:t>testGetIconImage</w:t>
      </w:r>
      <w:proofErr w:type="spellEnd"/>
      <w:r w:rsidRPr="006274FF">
        <w:t>)</w:t>
      </w:r>
    </w:p>
    <w:p w14:paraId="34A6F312"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777777"/>
          <w:sz w:val="21"/>
          <w:szCs w:val="21"/>
        </w:rPr>
        <w:t>@</w:t>
      </w:r>
      <w:r w:rsidRPr="001D52CE">
        <w:rPr>
          <w:rFonts w:ascii="Consolas" w:hAnsi="Consolas"/>
          <w:color w:val="7A3E9D"/>
          <w:sz w:val="21"/>
          <w:szCs w:val="21"/>
        </w:rPr>
        <w:t>Test</w:t>
      </w:r>
    </w:p>
    <w:p w14:paraId="03C7BA35"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testGetIconImage</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203F2D5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getIconImage</w:t>
      </w:r>
      <w:proofErr w:type="spellEnd"/>
      <w:r w:rsidRPr="001D52CE">
        <w:rPr>
          <w:rFonts w:ascii="Consolas" w:hAnsi="Consolas"/>
          <w:color w:val="777777"/>
          <w:sz w:val="21"/>
          <w:szCs w:val="21"/>
        </w:rPr>
        <w:t>");</w:t>
      </w:r>
    </w:p>
    <w:p w14:paraId="32BC25C6"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333333"/>
          <w:sz w:val="21"/>
          <w:szCs w:val="21"/>
        </w:rPr>
        <w:t>menuprinc</w:t>
      </w:r>
      <w:proofErr w:type="spellEnd"/>
      <w:r w:rsidRPr="001D52CE">
        <w:rPr>
          <w:rFonts w:ascii="Consolas" w:hAnsi="Consolas"/>
          <w:color w:val="333333"/>
          <w:sz w:val="21"/>
          <w:szCs w:val="21"/>
        </w:rPr>
        <w:t xml:space="preserve"> instance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menuprinc</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p>
    <w:p w14:paraId="7701E05D"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Image</w:t>
      </w:r>
      <w:r w:rsidRPr="001D52CE">
        <w:rPr>
          <w:rFonts w:ascii="Consolas" w:hAnsi="Consolas"/>
          <w:color w:val="333333"/>
          <w:sz w:val="21"/>
          <w:szCs w:val="21"/>
        </w:rPr>
        <w:t xml:space="preserve"> </w:t>
      </w:r>
      <w:r w:rsidRPr="001D52CE">
        <w:rPr>
          <w:rFonts w:ascii="Consolas" w:hAnsi="Consolas"/>
          <w:color w:val="7A3E9D"/>
          <w:sz w:val="21"/>
          <w:szCs w:val="21"/>
        </w:rPr>
        <w:t>result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b/>
          <w:bCs/>
          <w:color w:val="AA3731"/>
          <w:sz w:val="21"/>
          <w:szCs w:val="21"/>
        </w:rPr>
        <w:t>getIconImage</w:t>
      </w:r>
      <w:proofErr w:type="spellEnd"/>
      <w:proofErr w:type="gramEnd"/>
      <w:r w:rsidRPr="001D52CE">
        <w:rPr>
          <w:rFonts w:ascii="Consolas" w:hAnsi="Consolas"/>
          <w:color w:val="777777"/>
          <w:sz w:val="21"/>
          <w:szCs w:val="21"/>
        </w:rPr>
        <w:t>();</w:t>
      </w:r>
    </w:p>
    <w:p w14:paraId="1E093BE9"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
    <w:p w14:paraId="634C115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assertNotNull</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448C27"/>
          <w:sz w:val="21"/>
          <w:szCs w:val="21"/>
        </w:rPr>
        <w:t>Icon image should not be null</w:t>
      </w:r>
      <w:r w:rsidRPr="001D52CE">
        <w:rPr>
          <w:rFonts w:ascii="Consolas" w:hAnsi="Consolas"/>
          <w:color w:val="777777"/>
          <w:sz w:val="21"/>
          <w:szCs w:val="21"/>
        </w:rPr>
        <w:t>",</w:t>
      </w:r>
      <w:r w:rsidRPr="001D52CE">
        <w:rPr>
          <w:rFonts w:ascii="Consolas" w:hAnsi="Consolas"/>
          <w:color w:val="333333"/>
          <w:sz w:val="21"/>
          <w:szCs w:val="21"/>
        </w:rPr>
        <w:t xml:space="preserve"> result</w:t>
      </w:r>
      <w:r w:rsidRPr="001D52CE">
        <w:rPr>
          <w:rFonts w:ascii="Consolas" w:hAnsi="Consolas"/>
          <w:color w:val="777777"/>
          <w:sz w:val="21"/>
          <w:szCs w:val="21"/>
        </w:rPr>
        <w:t>);</w:t>
      </w:r>
    </w:p>
    <w:p w14:paraId="784128B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lastRenderedPageBreak/>
        <w:t xml:space="preserve">        </w:t>
      </w:r>
      <w:proofErr w:type="spellStart"/>
      <w:proofErr w:type="gramStart"/>
      <w:r w:rsidRPr="001D52CE">
        <w:rPr>
          <w:rFonts w:ascii="Consolas" w:hAnsi="Consolas"/>
          <w:b/>
          <w:bCs/>
          <w:color w:val="AA3731"/>
          <w:sz w:val="21"/>
          <w:szCs w:val="21"/>
        </w:rPr>
        <w:t>assertTrue</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448C27"/>
          <w:sz w:val="21"/>
          <w:szCs w:val="21"/>
        </w:rPr>
        <w:t>Icon image should be an instance of Image</w:t>
      </w:r>
      <w:r w:rsidRPr="001D52CE">
        <w:rPr>
          <w:rFonts w:ascii="Consolas" w:hAnsi="Consolas"/>
          <w:color w:val="777777"/>
          <w:sz w:val="21"/>
          <w:szCs w:val="21"/>
        </w:rPr>
        <w:t>",</w:t>
      </w:r>
      <w:r w:rsidRPr="001D52CE">
        <w:rPr>
          <w:rFonts w:ascii="Consolas" w:hAnsi="Consolas"/>
          <w:color w:val="333333"/>
          <w:sz w:val="21"/>
          <w:szCs w:val="21"/>
        </w:rPr>
        <w:t xml:space="preserve"> result </w:t>
      </w:r>
      <w:proofErr w:type="spellStart"/>
      <w:r w:rsidRPr="001D52CE">
        <w:rPr>
          <w:rFonts w:ascii="Consolas" w:hAnsi="Consolas"/>
          <w:color w:val="777777"/>
          <w:sz w:val="21"/>
          <w:szCs w:val="21"/>
        </w:rPr>
        <w:t>instanceof</w:t>
      </w:r>
      <w:proofErr w:type="spellEnd"/>
      <w:r w:rsidRPr="001D52CE">
        <w:rPr>
          <w:rFonts w:ascii="Consolas" w:hAnsi="Consolas"/>
          <w:color w:val="333333"/>
          <w:sz w:val="21"/>
          <w:szCs w:val="21"/>
        </w:rPr>
        <w:t xml:space="preserve"> Image</w:t>
      </w:r>
      <w:r w:rsidRPr="001D52CE">
        <w:rPr>
          <w:rFonts w:ascii="Consolas" w:hAnsi="Consolas"/>
          <w:color w:val="777777"/>
          <w:sz w:val="21"/>
          <w:szCs w:val="21"/>
        </w:rPr>
        <w:t>);</w:t>
      </w:r>
    </w:p>
    <w:p w14:paraId="76C2E716"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r w:rsidRPr="006274FF">
        <w:rPr>
          <w:rFonts w:ascii="Consolas" w:hAnsi="Consolas"/>
          <w:color w:val="777777"/>
          <w:sz w:val="21"/>
          <w:szCs w:val="21"/>
          <w:lang w:val="es-EC"/>
        </w:rPr>
        <w:t>}</w:t>
      </w:r>
    </w:p>
    <w:p w14:paraId="2E2840A3" w14:textId="77777777" w:rsidR="00E93D34" w:rsidRPr="006274FF" w:rsidRDefault="00E93D34" w:rsidP="00E93D34">
      <w:pPr>
        <w:pStyle w:val="APABodyText"/>
        <w:spacing w:before="240"/>
        <w:rPr>
          <w:lang w:val="es-EC"/>
        </w:rPr>
      </w:pPr>
      <w:r w:rsidRPr="006274FF">
        <w:rPr>
          <w:lang w:val="es-EC"/>
        </w:rPr>
        <w:t xml:space="preserve">Esta prueba verifica si el método </w:t>
      </w:r>
      <w:proofErr w:type="spellStart"/>
      <w:r w:rsidRPr="006274FF">
        <w:rPr>
          <w:lang w:val="es-EC"/>
        </w:rPr>
        <w:t>getIconImage</w:t>
      </w:r>
      <w:proofErr w:type="spellEnd"/>
      <w:r w:rsidRPr="006274FF">
        <w:rPr>
          <w:lang w:val="es-EC"/>
        </w:rPr>
        <w:t xml:space="preserve"> de la clase </w:t>
      </w:r>
      <w:proofErr w:type="spellStart"/>
      <w:r w:rsidRPr="006274FF">
        <w:rPr>
          <w:lang w:val="es-EC"/>
        </w:rPr>
        <w:t>menuprinc</w:t>
      </w:r>
      <w:proofErr w:type="spellEnd"/>
      <w:r w:rsidRPr="006274FF">
        <w:rPr>
          <w:lang w:val="es-EC"/>
        </w:rPr>
        <w:t xml:space="preserve"> retorna una imagen de icono no nula y del tipo correcto. El objetivo es confirmar que se obtenga una imagen válida para ser utilizada como icono.</w:t>
      </w:r>
    </w:p>
    <w:p w14:paraId="59447A9D" w14:textId="77777777" w:rsidR="00E93D34" w:rsidRPr="006274FF" w:rsidRDefault="00E93D34" w:rsidP="00E93D34">
      <w:pPr>
        <w:pStyle w:val="APALevel3"/>
      </w:pPr>
      <w:r w:rsidRPr="006274FF">
        <w:t xml:space="preserve">Prueba de Método </w:t>
      </w:r>
      <w:proofErr w:type="spellStart"/>
      <w:r w:rsidRPr="006274FF">
        <w:t>main</w:t>
      </w:r>
      <w:proofErr w:type="spellEnd"/>
      <w:r w:rsidRPr="006274FF">
        <w:t xml:space="preserve"> con Argumentos Nulos (</w:t>
      </w:r>
      <w:proofErr w:type="spellStart"/>
      <w:r w:rsidRPr="006274FF">
        <w:t>testMainWithNullArgs</w:t>
      </w:r>
      <w:proofErr w:type="spellEnd"/>
      <w:r w:rsidRPr="006274FF">
        <w:t>)</w:t>
      </w:r>
    </w:p>
    <w:p w14:paraId="3320CB3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777777"/>
          <w:sz w:val="21"/>
          <w:szCs w:val="21"/>
        </w:rPr>
        <w:t>@</w:t>
      </w:r>
      <w:r w:rsidRPr="001D52CE">
        <w:rPr>
          <w:rFonts w:ascii="Consolas" w:hAnsi="Consolas"/>
          <w:color w:val="7A3E9D"/>
          <w:sz w:val="21"/>
          <w:szCs w:val="21"/>
        </w:rPr>
        <w:t>Test</w:t>
      </w:r>
    </w:p>
    <w:p w14:paraId="0C214305"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testMainWithNullArgs</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7314CD36"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testMainWithNullArgs</w:t>
      </w:r>
      <w:proofErr w:type="spellEnd"/>
      <w:r w:rsidRPr="001D52CE">
        <w:rPr>
          <w:rFonts w:ascii="Consolas" w:hAnsi="Consolas"/>
          <w:color w:val="777777"/>
          <w:sz w:val="21"/>
          <w:szCs w:val="21"/>
        </w:rPr>
        <w:t>");</w:t>
      </w:r>
    </w:p>
    <w:p w14:paraId="00118BE1"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gramStart"/>
      <w:r w:rsidRPr="001D52CE">
        <w:rPr>
          <w:rFonts w:ascii="Consolas" w:hAnsi="Consolas"/>
          <w:color w:val="7A3E9D"/>
          <w:sz w:val="21"/>
          <w:szCs w:val="21"/>
        </w:rPr>
        <w:t>String</w:t>
      </w:r>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args</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9C5D27"/>
          <w:sz w:val="21"/>
          <w:szCs w:val="21"/>
        </w:rPr>
        <w:t>null</w:t>
      </w:r>
      <w:r w:rsidRPr="001D52CE">
        <w:rPr>
          <w:rFonts w:ascii="Consolas" w:hAnsi="Consolas"/>
          <w:color w:val="777777"/>
          <w:sz w:val="21"/>
          <w:szCs w:val="21"/>
        </w:rPr>
        <w:t>;</w:t>
      </w:r>
    </w:p>
    <w:p w14:paraId="3C2FE292"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menuprinc</w:t>
      </w:r>
      <w:r w:rsidRPr="001D52CE">
        <w:rPr>
          <w:rFonts w:ascii="Consolas" w:hAnsi="Consolas"/>
          <w:color w:val="777777"/>
          <w:sz w:val="21"/>
          <w:szCs w:val="21"/>
        </w:rPr>
        <w:t>.</w:t>
      </w:r>
      <w:r w:rsidRPr="001D52CE">
        <w:rPr>
          <w:rFonts w:ascii="Consolas" w:hAnsi="Consolas"/>
          <w:b/>
          <w:bCs/>
          <w:color w:val="AA3731"/>
          <w:sz w:val="21"/>
          <w:szCs w:val="21"/>
        </w:rPr>
        <w:t>main</w:t>
      </w:r>
      <w:proofErr w:type="spellEnd"/>
      <w:proofErr w:type="gramEnd"/>
      <w:r w:rsidRPr="001D52CE">
        <w:rPr>
          <w:rFonts w:ascii="Consolas" w:hAnsi="Consolas"/>
          <w:color w:val="777777"/>
          <w:sz w:val="21"/>
          <w:szCs w:val="21"/>
        </w:rPr>
        <w:t>(</w:t>
      </w:r>
      <w:proofErr w:type="spellStart"/>
      <w:r w:rsidRPr="001D52CE">
        <w:rPr>
          <w:rFonts w:ascii="Consolas" w:hAnsi="Consolas"/>
          <w:color w:val="333333"/>
          <w:sz w:val="21"/>
          <w:szCs w:val="21"/>
        </w:rPr>
        <w:t>args</w:t>
      </w:r>
      <w:proofErr w:type="spellEnd"/>
      <w:r w:rsidRPr="001D52CE">
        <w:rPr>
          <w:rFonts w:ascii="Consolas" w:hAnsi="Consolas"/>
          <w:color w:val="777777"/>
          <w:sz w:val="21"/>
          <w:szCs w:val="21"/>
        </w:rPr>
        <w:t>);</w:t>
      </w:r>
    </w:p>
    <w:p w14:paraId="1413DED9"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r w:rsidRPr="006274FF">
        <w:rPr>
          <w:rFonts w:ascii="Consolas" w:hAnsi="Consolas"/>
          <w:color w:val="777777"/>
          <w:sz w:val="21"/>
          <w:szCs w:val="21"/>
          <w:lang w:val="es-EC"/>
        </w:rPr>
        <w:t>}</w:t>
      </w:r>
    </w:p>
    <w:p w14:paraId="5958E9D8" w14:textId="77777777" w:rsidR="00E93D34" w:rsidRPr="006274FF" w:rsidRDefault="00E93D34" w:rsidP="00E93D34">
      <w:pPr>
        <w:pStyle w:val="APABodyText"/>
        <w:spacing w:before="240"/>
        <w:rPr>
          <w:lang w:val="es-EC"/>
        </w:rPr>
      </w:pPr>
      <w:r w:rsidRPr="006274FF">
        <w:rPr>
          <w:lang w:val="es-EC"/>
        </w:rPr>
        <w:t xml:space="preserve">Esta prueba verifica si el método </w:t>
      </w:r>
      <w:proofErr w:type="spellStart"/>
      <w:r w:rsidRPr="006274FF">
        <w:rPr>
          <w:lang w:val="es-EC"/>
        </w:rPr>
        <w:t>main</w:t>
      </w:r>
      <w:proofErr w:type="spellEnd"/>
      <w:r w:rsidRPr="006274FF">
        <w:rPr>
          <w:lang w:val="es-EC"/>
        </w:rPr>
        <w:t xml:space="preserve"> de la clase </w:t>
      </w:r>
      <w:proofErr w:type="spellStart"/>
      <w:r w:rsidRPr="006274FF">
        <w:rPr>
          <w:lang w:val="es-EC"/>
        </w:rPr>
        <w:t>menuprinc</w:t>
      </w:r>
      <w:proofErr w:type="spellEnd"/>
      <w:r w:rsidRPr="006274FF">
        <w:rPr>
          <w:lang w:val="es-EC"/>
        </w:rPr>
        <w:t xml:space="preserve"> se ejecuta correctamente cuando se le pasan argumentos nulos.</w:t>
      </w:r>
    </w:p>
    <w:p w14:paraId="430FFA74" w14:textId="77777777" w:rsidR="00E93D34" w:rsidRPr="006274FF" w:rsidRDefault="00E93D34" w:rsidP="00E93D34">
      <w:pPr>
        <w:pStyle w:val="APALevel3"/>
      </w:pPr>
      <w:r w:rsidRPr="006274FF">
        <w:t xml:space="preserve">Prueba de Método </w:t>
      </w:r>
      <w:proofErr w:type="spellStart"/>
      <w:r w:rsidRPr="006274FF">
        <w:t>main</w:t>
      </w:r>
      <w:proofErr w:type="spellEnd"/>
      <w:r w:rsidRPr="006274FF">
        <w:t xml:space="preserve"> con Argumentos (</w:t>
      </w:r>
      <w:proofErr w:type="spellStart"/>
      <w:r w:rsidRPr="006274FF">
        <w:t>testMainWithArgs</w:t>
      </w:r>
      <w:proofErr w:type="spellEnd"/>
      <w:r w:rsidRPr="006274FF">
        <w:t>)</w:t>
      </w:r>
    </w:p>
    <w:p w14:paraId="57081F1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777777"/>
          <w:sz w:val="21"/>
          <w:szCs w:val="21"/>
        </w:rPr>
        <w:t>@</w:t>
      </w:r>
      <w:r w:rsidRPr="001D52CE">
        <w:rPr>
          <w:rFonts w:ascii="Consolas" w:hAnsi="Consolas"/>
          <w:color w:val="7A3E9D"/>
          <w:sz w:val="21"/>
          <w:szCs w:val="21"/>
        </w:rPr>
        <w:t>Test</w:t>
      </w:r>
    </w:p>
    <w:p w14:paraId="6D9C8A5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testMainWithArgs</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29752505"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testMainWithArgs</w:t>
      </w:r>
      <w:proofErr w:type="spellEnd"/>
      <w:r w:rsidRPr="001D52CE">
        <w:rPr>
          <w:rFonts w:ascii="Consolas" w:hAnsi="Consolas"/>
          <w:color w:val="777777"/>
          <w:sz w:val="21"/>
          <w:szCs w:val="21"/>
        </w:rPr>
        <w:t>");</w:t>
      </w:r>
    </w:p>
    <w:p w14:paraId="0E1A07D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gramStart"/>
      <w:r w:rsidRPr="001D52CE">
        <w:rPr>
          <w:rFonts w:ascii="Consolas" w:hAnsi="Consolas"/>
          <w:color w:val="7A3E9D"/>
          <w:sz w:val="21"/>
          <w:szCs w:val="21"/>
        </w:rPr>
        <w:t>String</w:t>
      </w:r>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args</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r w:rsidRPr="001D52CE">
        <w:rPr>
          <w:rFonts w:ascii="Consolas" w:hAnsi="Consolas"/>
          <w:color w:val="7A3E9D"/>
          <w:sz w:val="21"/>
          <w:szCs w:val="21"/>
        </w:rPr>
        <w:t>String</w:t>
      </w:r>
      <w:r w:rsidRPr="001D52CE">
        <w:rPr>
          <w:rFonts w:ascii="Consolas" w:hAnsi="Consolas"/>
          <w:color w:val="777777"/>
          <w:sz w:val="21"/>
          <w:szCs w:val="21"/>
        </w:rPr>
        <w:t>[]{"</w:t>
      </w:r>
      <w:r w:rsidRPr="001D52CE">
        <w:rPr>
          <w:rFonts w:ascii="Consolas" w:hAnsi="Consolas"/>
          <w:color w:val="448C27"/>
          <w:sz w:val="21"/>
          <w:szCs w:val="21"/>
        </w:rPr>
        <w:t>arg1</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448C27"/>
          <w:sz w:val="21"/>
          <w:szCs w:val="21"/>
        </w:rPr>
        <w:t>arg2</w:t>
      </w:r>
      <w:r w:rsidRPr="001D52CE">
        <w:rPr>
          <w:rFonts w:ascii="Consolas" w:hAnsi="Consolas"/>
          <w:color w:val="777777"/>
          <w:sz w:val="21"/>
          <w:szCs w:val="21"/>
        </w:rPr>
        <w:t>"};</w:t>
      </w:r>
    </w:p>
    <w:p w14:paraId="17AA659F"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proofErr w:type="gramStart"/>
      <w:r w:rsidRPr="006274FF">
        <w:rPr>
          <w:rFonts w:ascii="Consolas" w:hAnsi="Consolas"/>
          <w:color w:val="7A3E9D"/>
          <w:sz w:val="21"/>
          <w:szCs w:val="21"/>
          <w:lang w:val="es-EC"/>
        </w:rPr>
        <w:t>menuprinc</w:t>
      </w:r>
      <w:r w:rsidRPr="006274FF">
        <w:rPr>
          <w:rFonts w:ascii="Consolas" w:hAnsi="Consolas"/>
          <w:color w:val="777777"/>
          <w:sz w:val="21"/>
          <w:szCs w:val="21"/>
          <w:lang w:val="es-EC"/>
        </w:rPr>
        <w:t>.</w:t>
      </w:r>
      <w:r w:rsidRPr="006274FF">
        <w:rPr>
          <w:rFonts w:ascii="Consolas" w:hAnsi="Consolas"/>
          <w:b/>
          <w:bCs/>
          <w:color w:val="AA3731"/>
          <w:sz w:val="21"/>
          <w:szCs w:val="21"/>
          <w:lang w:val="es-EC"/>
        </w:rPr>
        <w:t>main</w:t>
      </w:r>
      <w:proofErr w:type="spellEnd"/>
      <w:proofErr w:type="gramEnd"/>
      <w:r w:rsidRPr="006274FF">
        <w:rPr>
          <w:rFonts w:ascii="Consolas" w:hAnsi="Consolas"/>
          <w:color w:val="777777"/>
          <w:sz w:val="21"/>
          <w:szCs w:val="21"/>
          <w:lang w:val="es-EC"/>
        </w:rPr>
        <w:t>(</w:t>
      </w:r>
      <w:proofErr w:type="spellStart"/>
      <w:r w:rsidRPr="006274FF">
        <w:rPr>
          <w:rFonts w:ascii="Consolas" w:hAnsi="Consolas"/>
          <w:color w:val="333333"/>
          <w:sz w:val="21"/>
          <w:szCs w:val="21"/>
          <w:lang w:val="es-EC"/>
        </w:rPr>
        <w:t>args</w:t>
      </w:r>
      <w:proofErr w:type="spellEnd"/>
      <w:r w:rsidRPr="006274FF">
        <w:rPr>
          <w:rFonts w:ascii="Consolas" w:hAnsi="Consolas"/>
          <w:color w:val="777777"/>
          <w:sz w:val="21"/>
          <w:szCs w:val="21"/>
          <w:lang w:val="es-EC"/>
        </w:rPr>
        <w:t>);</w:t>
      </w:r>
    </w:p>
    <w:p w14:paraId="7F093AEE"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2026C92E" w14:textId="77777777" w:rsidR="00E93D34" w:rsidRPr="006274FF" w:rsidRDefault="00E93D34" w:rsidP="00E93D34">
      <w:pPr>
        <w:pStyle w:val="APABodyText"/>
        <w:spacing w:before="240"/>
        <w:rPr>
          <w:lang w:val="es-EC"/>
        </w:rPr>
      </w:pPr>
      <w:r w:rsidRPr="006274FF">
        <w:rPr>
          <w:lang w:val="es-EC"/>
        </w:rPr>
        <w:t xml:space="preserve">Esta prueba verifica si el método </w:t>
      </w:r>
      <w:proofErr w:type="spellStart"/>
      <w:r w:rsidRPr="006274FF">
        <w:rPr>
          <w:lang w:val="es-EC"/>
        </w:rPr>
        <w:t>main</w:t>
      </w:r>
      <w:proofErr w:type="spellEnd"/>
      <w:r w:rsidRPr="006274FF">
        <w:rPr>
          <w:lang w:val="es-EC"/>
        </w:rPr>
        <w:t xml:space="preserve"> de la clase </w:t>
      </w:r>
      <w:proofErr w:type="spellStart"/>
      <w:r w:rsidRPr="006274FF">
        <w:rPr>
          <w:lang w:val="es-EC"/>
        </w:rPr>
        <w:t>menuprinc</w:t>
      </w:r>
      <w:proofErr w:type="spellEnd"/>
      <w:r w:rsidRPr="006274FF">
        <w:rPr>
          <w:lang w:val="es-EC"/>
        </w:rPr>
        <w:t xml:space="preserve"> se ejecuta correctamente cuando se le pasan argumentos. </w:t>
      </w:r>
    </w:p>
    <w:p w14:paraId="0B00A1FC" w14:textId="77777777" w:rsidR="00E93D34" w:rsidRPr="006274FF" w:rsidRDefault="00E93D34" w:rsidP="00E93D34">
      <w:pPr>
        <w:pStyle w:val="APALevel3"/>
      </w:pPr>
      <w:r w:rsidRPr="006274FF">
        <w:t>Prueba de Validación de Campos (</w:t>
      </w:r>
      <w:proofErr w:type="spellStart"/>
      <w:r w:rsidRPr="006274FF">
        <w:t>testValidar</w:t>
      </w:r>
      <w:proofErr w:type="spellEnd"/>
      <w:r w:rsidRPr="006274FF">
        <w:t>)</w:t>
      </w:r>
    </w:p>
    <w:p w14:paraId="325303D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7A3E9D"/>
          <w:sz w:val="21"/>
          <w:szCs w:val="21"/>
          <w:lang w:val="es-EC"/>
        </w:rPr>
        <w:t>Test</w:t>
      </w:r>
    </w:p>
    <w:p w14:paraId="35C6E091"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4B69C6"/>
          <w:sz w:val="21"/>
          <w:szCs w:val="21"/>
          <w:lang w:val="es-EC"/>
        </w:rPr>
        <w:t>public</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void</w:t>
      </w:r>
      <w:proofErr w:type="spellEnd"/>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testValidar</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29A1DA84"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System</w:t>
      </w:r>
      <w:r w:rsidRPr="006274FF">
        <w:rPr>
          <w:rFonts w:ascii="Consolas" w:hAnsi="Consolas"/>
          <w:color w:val="777777"/>
          <w:sz w:val="21"/>
          <w:szCs w:val="21"/>
          <w:lang w:val="es-EC"/>
        </w:rPr>
        <w:t>.</w:t>
      </w:r>
      <w:r w:rsidRPr="006274FF">
        <w:rPr>
          <w:rFonts w:ascii="Consolas" w:hAnsi="Consolas"/>
          <w:color w:val="7A3E9D"/>
          <w:sz w:val="21"/>
          <w:szCs w:val="21"/>
          <w:lang w:val="es-EC"/>
        </w:rPr>
        <w:t>out</w:t>
      </w:r>
      <w:r w:rsidRPr="006274FF">
        <w:rPr>
          <w:rFonts w:ascii="Consolas" w:hAnsi="Consolas"/>
          <w:color w:val="777777"/>
          <w:sz w:val="21"/>
          <w:szCs w:val="21"/>
          <w:lang w:val="es-EC"/>
        </w:rPr>
        <w:t>.</w:t>
      </w:r>
      <w:r w:rsidRPr="006274FF">
        <w:rPr>
          <w:rFonts w:ascii="Consolas" w:hAnsi="Consolas"/>
          <w:b/>
          <w:bCs/>
          <w:color w:val="AA3731"/>
          <w:sz w:val="21"/>
          <w:szCs w:val="21"/>
          <w:lang w:val="es-EC"/>
        </w:rPr>
        <w:t>println</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testValidar</w:t>
      </w:r>
      <w:proofErr w:type="spellEnd"/>
      <w:r w:rsidRPr="006274FF">
        <w:rPr>
          <w:rFonts w:ascii="Consolas" w:hAnsi="Consolas"/>
          <w:color w:val="777777"/>
          <w:sz w:val="21"/>
          <w:szCs w:val="21"/>
          <w:lang w:val="es-EC"/>
        </w:rPr>
        <w:t>");</w:t>
      </w:r>
    </w:p>
    <w:p w14:paraId="4148CA8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7A3E9D"/>
          <w:sz w:val="21"/>
          <w:szCs w:val="21"/>
        </w:rPr>
        <w:t>Login</w:t>
      </w:r>
      <w:r w:rsidRPr="001D52CE">
        <w:rPr>
          <w:rFonts w:ascii="Consolas" w:hAnsi="Consolas"/>
          <w:color w:val="333333"/>
          <w:sz w:val="21"/>
          <w:szCs w:val="21"/>
        </w:rPr>
        <w:t xml:space="preserve"> </w:t>
      </w:r>
      <w:r w:rsidRPr="001D52CE">
        <w:rPr>
          <w:rFonts w:ascii="Consolas" w:hAnsi="Consolas"/>
          <w:color w:val="7A3E9D"/>
          <w:sz w:val="21"/>
          <w:szCs w:val="21"/>
        </w:rPr>
        <w:t>instance</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proofErr w:type="gramStart"/>
      <w:r w:rsidRPr="001D52CE">
        <w:rPr>
          <w:rFonts w:ascii="Consolas" w:hAnsi="Consolas"/>
          <w:b/>
          <w:bCs/>
          <w:color w:val="AA3731"/>
          <w:sz w:val="21"/>
          <w:szCs w:val="21"/>
        </w:rPr>
        <w:t>Login</w:t>
      </w:r>
      <w:r w:rsidRPr="001D52CE">
        <w:rPr>
          <w:rFonts w:ascii="Consolas" w:hAnsi="Consolas"/>
          <w:color w:val="777777"/>
          <w:sz w:val="21"/>
          <w:szCs w:val="21"/>
        </w:rPr>
        <w:t>(</w:t>
      </w:r>
      <w:proofErr w:type="gramEnd"/>
      <w:r w:rsidRPr="001D52CE">
        <w:rPr>
          <w:rFonts w:ascii="Consolas" w:hAnsi="Consolas"/>
          <w:color w:val="777777"/>
          <w:sz w:val="21"/>
          <w:szCs w:val="21"/>
        </w:rPr>
        <w:t>);</w:t>
      </w:r>
    </w:p>
    <w:p w14:paraId="208D7475"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6DB96BD1"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lastRenderedPageBreak/>
        <w:t xml:space="preserve">        </w:t>
      </w:r>
      <w:proofErr w:type="spellStart"/>
      <w:r w:rsidRPr="001D52CE">
        <w:rPr>
          <w:rFonts w:ascii="Consolas" w:hAnsi="Consolas"/>
          <w:color w:val="7A3E9D"/>
          <w:sz w:val="21"/>
          <w:szCs w:val="21"/>
        </w:rPr>
        <w:t>instance</w:t>
      </w:r>
      <w:r w:rsidRPr="001D52CE">
        <w:rPr>
          <w:rFonts w:ascii="Consolas" w:hAnsi="Consolas"/>
          <w:color w:val="777777"/>
          <w:sz w:val="21"/>
          <w:szCs w:val="21"/>
        </w:rPr>
        <w:t>.</w:t>
      </w:r>
      <w:proofErr w:type="gramStart"/>
      <w:r w:rsidRPr="001D52CE">
        <w:rPr>
          <w:rFonts w:ascii="Consolas" w:hAnsi="Consolas"/>
          <w:color w:val="7A3E9D"/>
          <w:sz w:val="21"/>
          <w:szCs w:val="21"/>
        </w:rPr>
        <w:t>user</w:t>
      </w:r>
      <w:r w:rsidRPr="001D52CE">
        <w:rPr>
          <w:rFonts w:ascii="Consolas" w:hAnsi="Consolas"/>
          <w:color w:val="777777"/>
          <w:sz w:val="21"/>
          <w:szCs w:val="21"/>
        </w:rPr>
        <w:t>.</w:t>
      </w:r>
      <w:r w:rsidRPr="001D52CE">
        <w:rPr>
          <w:rFonts w:ascii="Consolas" w:hAnsi="Consolas"/>
          <w:b/>
          <w:bCs/>
          <w:color w:val="AA3731"/>
          <w:sz w:val="21"/>
          <w:szCs w:val="21"/>
        </w:rPr>
        <w:t>setText</w:t>
      </w:r>
      <w:proofErr w:type="spellEnd"/>
      <w:proofErr w:type="gramEnd"/>
      <w:r w:rsidRPr="001D52CE">
        <w:rPr>
          <w:rFonts w:ascii="Consolas" w:hAnsi="Consolas"/>
          <w:color w:val="777777"/>
          <w:sz w:val="21"/>
          <w:szCs w:val="21"/>
        </w:rPr>
        <w:t>("</w:t>
      </w:r>
      <w:proofErr w:type="spellStart"/>
      <w:r w:rsidRPr="001D52CE">
        <w:rPr>
          <w:rFonts w:ascii="Consolas" w:hAnsi="Consolas"/>
          <w:color w:val="448C27"/>
          <w:sz w:val="21"/>
          <w:szCs w:val="21"/>
        </w:rPr>
        <w:t>NombreUsuario</w:t>
      </w:r>
      <w:proofErr w:type="spellEnd"/>
      <w:r w:rsidRPr="001D52CE">
        <w:rPr>
          <w:rFonts w:ascii="Consolas" w:hAnsi="Consolas"/>
          <w:color w:val="777777"/>
          <w:sz w:val="21"/>
          <w:szCs w:val="21"/>
        </w:rPr>
        <w:t>");</w:t>
      </w:r>
    </w:p>
    <w:p w14:paraId="7D6A1D6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color w:val="7A3E9D"/>
          <w:sz w:val="21"/>
          <w:szCs w:val="21"/>
          <w:lang w:val="es-EC"/>
        </w:rPr>
        <w:t>contra</w:t>
      </w:r>
      <w:proofErr w:type="gramEnd"/>
      <w:r w:rsidRPr="006274FF">
        <w:rPr>
          <w:rFonts w:ascii="Consolas" w:hAnsi="Consolas"/>
          <w:color w:val="777777"/>
          <w:sz w:val="21"/>
          <w:szCs w:val="21"/>
          <w:lang w:val="es-EC"/>
        </w:rPr>
        <w:t>.</w:t>
      </w:r>
      <w:r w:rsidRPr="006274FF">
        <w:rPr>
          <w:rFonts w:ascii="Consolas" w:hAnsi="Consolas"/>
          <w:b/>
          <w:bCs/>
          <w:color w:val="AA3731"/>
          <w:sz w:val="21"/>
          <w:szCs w:val="21"/>
          <w:lang w:val="es-EC"/>
        </w:rPr>
        <w:t>setText</w:t>
      </w:r>
      <w:proofErr w:type="spellEnd"/>
      <w:r w:rsidRPr="006274FF">
        <w:rPr>
          <w:rFonts w:ascii="Consolas" w:hAnsi="Consolas"/>
          <w:color w:val="777777"/>
          <w:sz w:val="21"/>
          <w:szCs w:val="21"/>
          <w:lang w:val="es-EC"/>
        </w:rPr>
        <w:t>("</w:t>
      </w:r>
      <w:r w:rsidRPr="006274FF">
        <w:rPr>
          <w:rFonts w:ascii="Consolas" w:hAnsi="Consolas"/>
          <w:color w:val="448C27"/>
          <w:sz w:val="21"/>
          <w:szCs w:val="21"/>
          <w:lang w:val="es-EC"/>
        </w:rPr>
        <w:t>Contraseña</w:t>
      </w:r>
      <w:r w:rsidRPr="006274FF">
        <w:rPr>
          <w:rFonts w:ascii="Consolas" w:hAnsi="Consolas"/>
          <w:color w:val="777777"/>
          <w:sz w:val="21"/>
          <w:szCs w:val="21"/>
          <w:lang w:val="es-EC"/>
        </w:rPr>
        <w:t>");</w:t>
      </w:r>
    </w:p>
    <w:p w14:paraId="6AF792AC"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p>
    <w:p w14:paraId="36C2B39E"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777777"/>
          <w:sz w:val="21"/>
          <w:szCs w:val="21"/>
          <w:lang w:val="es-EC"/>
        </w:rPr>
        <w:t xml:space="preserve">        </w:t>
      </w:r>
      <w:r w:rsidRPr="006274FF">
        <w:rPr>
          <w:rFonts w:ascii="Consolas" w:hAnsi="Consolas"/>
          <w:i/>
          <w:iCs/>
          <w:color w:val="AAAAAA"/>
          <w:sz w:val="21"/>
          <w:szCs w:val="21"/>
          <w:lang w:val="es-EC"/>
        </w:rPr>
        <w:t>// Verificar que NOMBRESG se haya establecido correctamente después de la validación.</w:t>
      </w:r>
    </w:p>
    <w:p w14:paraId="667173DC"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assertEquals</w:t>
      </w:r>
      <w:proofErr w:type="spell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b/>
          <w:bCs/>
          <w:color w:val="AA3731"/>
          <w:sz w:val="21"/>
          <w:szCs w:val="21"/>
          <w:lang w:val="es-EC"/>
        </w:rPr>
        <w:t>getNOMBRESG</w:t>
      </w:r>
      <w:proofErr w:type="spellEnd"/>
      <w:r w:rsidRPr="006274FF">
        <w:rPr>
          <w:rFonts w:ascii="Consolas" w:hAnsi="Consolas"/>
          <w:color w:val="777777"/>
          <w:sz w:val="21"/>
          <w:szCs w:val="21"/>
          <w:lang w:val="es-EC"/>
        </w:rPr>
        <w:t>());</w:t>
      </w:r>
    </w:p>
    <w:p w14:paraId="2976B95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4AB1AA41" w14:textId="77777777" w:rsidR="00E93D34" w:rsidRPr="006274FF" w:rsidRDefault="00E93D34" w:rsidP="00E93D34">
      <w:pPr>
        <w:pStyle w:val="APABodyText"/>
        <w:spacing w:before="240"/>
        <w:rPr>
          <w:lang w:val="es-EC"/>
        </w:rPr>
      </w:pPr>
      <w:r w:rsidRPr="006274FF">
        <w:rPr>
          <w:lang w:val="es-EC"/>
        </w:rPr>
        <w:t xml:space="preserve">Esta prueba verifica si el método validar de la clase </w:t>
      </w:r>
      <w:proofErr w:type="spellStart"/>
      <w:r w:rsidRPr="006274FF">
        <w:rPr>
          <w:lang w:val="es-EC"/>
        </w:rPr>
        <w:t>Login</w:t>
      </w:r>
      <w:proofErr w:type="spellEnd"/>
      <w:r w:rsidRPr="006274FF">
        <w:rPr>
          <w:lang w:val="es-EC"/>
        </w:rPr>
        <w:t xml:space="preserve"> valida correctamente los campos de usuario y contraseña. </w:t>
      </w:r>
    </w:p>
    <w:p w14:paraId="1CDD636C" w14:textId="77777777" w:rsidR="00E93D34" w:rsidRPr="006274FF" w:rsidRDefault="00E93D34" w:rsidP="00E93D34">
      <w:pPr>
        <w:pStyle w:val="APALevel3"/>
      </w:pPr>
      <w:r w:rsidRPr="006274FF">
        <w:t>Prueba de Obtención de Valor de NOMBRESG (</w:t>
      </w:r>
      <w:proofErr w:type="spellStart"/>
      <w:r w:rsidRPr="006274FF">
        <w:t>testGetNOMBRESG</w:t>
      </w:r>
      <w:proofErr w:type="spellEnd"/>
      <w:r w:rsidRPr="006274FF">
        <w:t>)</w:t>
      </w:r>
    </w:p>
    <w:p w14:paraId="743BD79C"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7A3E9D"/>
          <w:sz w:val="21"/>
          <w:szCs w:val="21"/>
          <w:lang w:val="es-EC"/>
        </w:rPr>
        <w:t>Test</w:t>
      </w:r>
    </w:p>
    <w:p w14:paraId="36CB7069"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4B69C6"/>
          <w:sz w:val="21"/>
          <w:szCs w:val="21"/>
          <w:lang w:val="es-EC"/>
        </w:rPr>
        <w:t>public</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void</w:t>
      </w:r>
      <w:proofErr w:type="spellEnd"/>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testGetNOMBRESG</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35A445FC"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System</w:t>
      </w:r>
      <w:r w:rsidRPr="006274FF">
        <w:rPr>
          <w:rFonts w:ascii="Consolas" w:hAnsi="Consolas"/>
          <w:color w:val="777777"/>
          <w:sz w:val="21"/>
          <w:szCs w:val="21"/>
          <w:lang w:val="es-EC"/>
        </w:rPr>
        <w:t>.</w:t>
      </w:r>
      <w:r w:rsidRPr="006274FF">
        <w:rPr>
          <w:rFonts w:ascii="Consolas" w:hAnsi="Consolas"/>
          <w:color w:val="7A3E9D"/>
          <w:sz w:val="21"/>
          <w:szCs w:val="21"/>
          <w:lang w:val="es-EC"/>
        </w:rPr>
        <w:t>out</w:t>
      </w:r>
      <w:r w:rsidRPr="006274FF">
        <w:rPr>
          <w:rFonts w:ascii="Consolas" w:hAnsi="Consolas"/>
          <w:color w:val="777777"/>
          <w:sz w:val="21"/>
          <w:szCs w:val="21"/>
          <w:lang w:val="es-EC"/>
        </w:rPr>
        <w:t>.</w:t>
      </w:r>
      <w:r w:rsidRPr="006274FF">
        <w:rPr>
          <w:rFonts w:ascii="Consolas" w:hAnsi="Consolas"/>
          <w:b/>
          <w:bCs/>
          <w:color w:val="AA3731"/>
          <w:sz w:val="21"/>
          <w:szCs w:val="21"/>
          <w:lang w:val="es-EC"/>
        </w:rPr>
        <w:t>println</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testGetNOMBRESG</w:t>
      </w:r>
      <w:proofErr w:type="spellEnd"/>
      <w:r w:rsidRPr="006274FF">
        <w:rPr>
          <w:rFonts w:ascii="Consolas" w:hAnsi="Consolas"/>
          <w:color w:val="777777"/>
          <w:sz w:val="21"/>
          <w:szCs w:val="21"/>
          <w:lang w:val="es-EC"/>
        </w:rPr>
        <w:t>");</w:t>
      </w:r>
    </w:p>
    <w:p w14:paraId="7A1DA637"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Login</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instance</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Login</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p>
    <w:p w14:paraId="5E7E8BB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
    <w:p w14:paraId="37C37999"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777777"/>
          <w:sz w:val="21"/>
          <w:szCs w:val="21"/>
          <w:lang w:val="es-EC"/>
        </w:rPr>
        <w:t xml:space="preserve">        </w:t>
      </w:r>
      <w:r w:rsidRPr="006274FF">
        <w:rPr>
          <w:rFonts w:ascii="Consolas" w:hAnsi="Consolas"/>
          <w:i/>
          <w:iCs/>
          <w:color w:val="AAAAAA"/>
          <w:sz w:val="21"/>
          <w:szCs w:val="21"/>
          <w:lang w:val="es-EC"/>
        </w:rPr>
        <w:t xml:space="preserve">// Establece un valor esperado para el resultado de </w:t>
      </w:r>
      <w:proofErr w:type="spellStart"/>
      <w:r w:rsidRPr="006274FF">
        <w:rPr>
          <w:rFonts w:ascii="Consolas" w:hAnsi="Consolas"/>
          <w:i/>
          <w:iCs/>
          <w:color w:val="AAAAAA"/>
          <w:sz w:val="21"/>
          <w:szCs w:val="21"/>
          <w:lang w:val="es-EC"/>
        </w:rPr>
        <w:t>getNOMBRESG</w:t>
      </w:r>
      <w:proofErr w:type="spellEnd"/>
      <w:r w:rsidRPr="006274FF">
        <w:rPr>
          <w:rFonts w:ascii="Consolas" w:hAnsi="Consolas"/>
          <w:i/>
          <w:iCs/>
          <w:color w:val="AAAAAA"/>
          <w:sz w:val="21"/>
          <w:szCs w:val="21"/>
          <w:lang w:val="es-EC"/>
        </w:rPr>
        <w:t>.</w:t>
      </w:r>
    </w:p>
    <w:p w14:paraId="611CB54D"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String</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expResult</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i/>
          <w:iCs/>
          <w:color w:val="AAAAAA"/>
          <w:sz w:val="21"/>
          <w:szCs w:val="21"/>
          <w:lang w:val="es-EC"/>
        </w:rPr>
        <w:t>// Cambia esto al valor esperado.</w:t>
      </w:r>
    </w:p>
    <w:p w14:paraId="25643932"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
    <w:p w14:paraId="10F2EE10"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777777"/>
          <w:sz w:val="21"/>
          <w:szCs w:val="21"/>
          <w:lang w:val="es-EC"/>
        </w:rPr>
        <w:t xml:space="preserve">        </w:t>
      </w:r>
      <w:r w:rsidRPr="006274FF">
        <w:rPr>
          <w:rFonts w:ascii="Consolas" w:hAnsi="Consolas"/>
          <w:i/>
          <w:iCs/>
          <w:color w:val="AAAAAA"/>
          <w:sz w:val="21"/>
          <w:szCs w:val="21"/>
          <w:lang w:val="es-EC"/>
        </w:rPr>
        <w:t>// Llama al método que deseas probar.</w:t>
      </w:r>
    </w:p>
    <w:p w14:paraId="52A38672"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String</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result</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b/>
          <w:bCs/>
          <w:color w:val="AA3731"/>
          <w:sz w:val="21"/>
          <w:szCs w:val="21"/>
          <w:lang w:val="es-EC"/>
        </w:rPr>
        <w:t>getNOMBRESG</w:t>
      </w:r>
      <w:proofErr w:type="spellEnd"/>
      <w:proofErr w:type="gramEnd"/>
      <w:r w:rsidRPr="006274FF">
        <w:rPr>
          <w:rFonts w:ascii="Consolas" w:hAnsi="Consolas"/>
          <w:color w:val="777777"/>
          <w:sz w:val="21"/>
          <w:szCs w:val="21"/>
          <w:lang w:val="es-EC"/>
        </w:rPr>
        <w:t>();</w:t>
      </w:r>
    </w:p>
    <w:p w14:paraId="6669AAD0"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
    <w:p w14:paraId="7ECAE0E0"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777777"/>
          <w:sz w:val="21"/>
          <w:szCs w:val="21"/>
          <w:lang w:val="es-EC"/>
        </w:rPr>
        <w:t xml:space="preserve">        </w:t>
      </w:r>
      <w:r w:rsidRPr="006274FF">
        <w:rPr>
          <w:rFonts w:ascii="Consolas" w:hAnsi="Consolas"/>
          <w:i/>
          <w:iCs/>
          <w:color w:val="AAAAAA"/>
          <w:sz w:val="21"/>
          <w:szCs w:val="21"/>
          <w:lang w:val="es-EC"/>
        </w:rPr>
        <w:t xml:space="preserve">// Compara el resultado con el valor esperado utilizando el método </w:t>
      </w:r>
      <w:proofErr w:type="spellStart"/>
      <w:r w:rsidRPr="006274FF">
        <w:rPr>
          <w:rFonts w:ascii="Consolas" w:hAnsi="Consolas"/>
          <w:i/>
          <w:iCs/>
          <w:color w:val="AAAAAA"/>
          <w:sz w:val="21"/>
          <w:szCs w:val="21"/>
          <w:lang w:val="es-EC"/>
        </w:rPr>
        <w:t>assertEquals</w:t>
      </w:r>
      <w:proofErr w:type="spellEnd"/>
      <w:r w:rsidRPr="006274FF">
        <w:rPr>
          <w:rFonts w:ascii="Consolas" w:hAnsi="Consolas"/>
          <w:i/>
          <w:iCs/>
          <w:color w:val="AAAAAA"/>
          <w:sz w:val="21"/>
          <w:szCs w:val="21"/>
          <w:lang w:val="es-EC"/>
        </w:rPr>
        <w:t>.</w:t>
      </w:r>
    </w:p>
    <w:p w14:paraId="4821E01E"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assertEquals</w:t>
      </w:r>
      <w:proofErr w:type="spellEnd"/>
      <w:r w:rsidRPr="006274FF">
        <w:rPr>
          <w:rFonts w:ascii="Consolas" w:hAnsi="Consolas"/>
          <w:color w:val="777777"/>
          <w:sz w:val="21"/>
          <w:szCs w:val="21"/>
          <w:lang w:val="es-EC"/>
        </w:rPr>
        <w:t>(</w:t>
      </w:r>
      <w:proofErr w:type="spellStart"/>
      <w:proofErr w:type="gramEnd"/>
      <w:r w:rsidRPr="006274FF">
        <w:rPr>
          <w:rFonts w:ascii="Consolas" w:hAnsi="Consolas"/>
          <w:color w:val="333333"/>
          <w:sz w:val="21"/>
          <w:szCs w:val="21"/>
          <w:lang w:val="es-EC"/>
        </w:rPr>
        <w:t>expResult</w:t>
      </w:r>
      <w:proofErr w:type="spell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result</w:t>
      </w:r>
      <w:proofErr w:type="spellEnd"/>
      <w:r w:rsidRPr="006274FF">
        <w:rPr>
          <w:rFonts w:ascii="Consolas" w:hAnsi="Consolas"/>
          <w:color w:val="777777"/>
          <w:sz w:val="21"/>
          <w:szCs w:val="21"/>
          <w:lang w:val="es-EC"/>
        </w:rPr>
        <w:t>);</w:t>
      </w:r>
    </w:p>
    <w:p w14:paraId="569FCAB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4B30DD4B" w14:textId="77777777" w:rsidR="00E93D34" w:rsidRPr="006274FF" w:rsidRDefault="00E93D34" w:rsidP="00E93D34">
      <w:pPr>
        <w:pStyle w:val="APABodyText"/>
        <w:spacing w:before="240"/>
        <w:rPr>
          <w:lang w:val="es-EC"/>
        </w:rPr>
      </w:pPr>
      <w:r w:rsidRPr="006274FF">
        <w:rPr>
          <w:lang w:val="es-EC"/>
        </w:rPr>
        <w:t xml:space="preserve">Esta prueba verifica si el método </w:t>
      </w:r>
      <w:proofErr w:type="spellStart"/>
      <w:r w:rsidRPr="006274FF">
        <w:rPr>
          <w:lang w:val="es-EC"/>
        </w:rPr>
        <w:t>getNOMBRESG</w:t>
      </w:r>
      <w:proofErr w:type="spellEnd"/>
      <w:r w:rsidRPr="006274FF">
        <w:rPr>
          <w:lang w:val="es-EC"/>
        </w:rPr>
        <w:t xml:space="preserve"> de la clase </w:t>
      </w:r>
      <w:proofErr w:type="spellStart"/>
      <w:r w:rsidRPr="006274FF">
        <w:rPr>
          <w:lang w:val="es-EC"/>
        </w:rPr>
        <w:t>Login</w:t>
      </w:r>
      <w:proofErr w:type="spellEnd"/>
      <w:r w:rsidRPr="006274FF">
        <w:rPr>
          <w:lang w:val="es-EC"/>
        </w:rPr>
        <w:t xml:space="preserve"> devuelve el valor esperado para la variable NOMBRESG. Se establece un valor esperado y se compara con el valor devuelto por el método.</w:t>
      </w:r>
    </w:p>
    <w:p w14:paraId="2CA66807" w14:textId="77777777" w:rsidR="00E93D34" w:rsidRPr="006274FF" w:rsidRDefault="00E93D34" w:rsidP="00E93D34">
      <w:pPr>
        <w:pStyle w:val="APALevel3"/>
      </w:pPr>
      <w:r w:rsidRPr="006274FF">
        <w:t>Prueba de Llenado de Tabla de Proyectos (</w:t>
      </w:r>
      <w:proofErr w:type="spellStart"/>
      <w:r w:rsidRPr="006274FF">
        <w:t>testLlenarTablaProy</w:t>
      </w:r>
      <w:proofErr w:type="spellEnd"/>
      <w:r w:rsidRPr="006274FF">
        <w:t>)</w:t>
      </w:r>
    </w:p>
    <w:p w14:paraId="06F1AFF6"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w:t>
      </w:r>
      <w:r w:rsidRPr="006274FF">
        <w:rPr>
          <w:rFonts w:ascii="Consolas" w:hAnsi="Consolas"/>
          <w:color w:val="777777"/>
          <w:sz w:val="21"/>
          <w:szCs w:val="21"/>
          <w:lang w:val="es-EC"/>
        </w:rPr>
        <w:t>@</w:t>
      </w:r>
      <w:r w:rsidRPr="006274FF">
        <w:rPr>
          <w:rFonts w:ascii="Consolas" w:hAnsi="Consolas"/>
          <w:color w:val="7A3E9D"/>
          <w:sz w:val="21"/>
          <w:szCs w:val="21"/>
          <w:lang w:val="es-EC"/>
        </w:rPr>
        <w:t>Test</w:t>
      </w:r>
    </w:p>
    <w:p w14:paraId="00F8149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testLlenarTablaProy</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throws Exception </w:t>
      </w:r>
      <w:r w:rsidRPr="001D52CE">
        <w:rPr>
          <w:rFonts w:ascii="Consolas" w:hAnsi="Consolas"/>
          <w:color w:val="777777"/>
          <w:sz w:val="21"/>
          <w:szCs w:val="21"/>
        </w:rPr>
        <w:t>{</w:t>
      </w:r>
    </w:p>
    <w:p w14:paraId="48398186"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r w:rsidRPr="006274FF">
        <w:rPr>
          <w:rFonts w:ascii="Consolas" w:hAnsi="Consolas"/>
          <w:color w:val="7A3E9D"/>
          <w:sz w:val="21"/>
          <w:szCs w:val="21"/>
          <w:lang w:val="es-EC"/>
        </w:rPr>
        <w:t>System</w:t>
      </w:r>
      <w:r w:rsidRPr="006274FF">
        <w:rPr>
          <w:rFonts w:ascii="Consolas" w:hAnsi="Consolas"/>
          <w:color w:val="777777"/>
          <w:sz w:val="21"/>
          <w:szCs w:val="21"/>
          <w:lang w:val="es-EC"/>
        </w:rPr>
        <w:t>.</w:t>
      </w:r>
      <w:r w:rsidRPr="006274FF">
        <w:rPr>
          <w:rFonts w:ascii="Consolas" w:hAnsi="Consolas"/>
          <w:color w:val="7A3E9D"/>
          <w:sz w:val="21"/>
          <w:szCs w:val="21"/>
          <w:lang w:val="es-EC"/>
        </w:rPr>
        <w:t>out</w:t>
      </w:r>
      <w:r w:rsidRPr="006274FF">
        <w:rPr>
          <w:rFonts w:ascii="Consolas" w:hAnsi="Consolas"/>
          <w:color w:val="777777"/>
          <w:sz w:val="21"/>
          <w:szCs w:val="21"/>
          <w:lang w:val="es-EC"/>
        </w:rPr>
        <w:t>.</w:t>
      </w:r>
      <w:r w:rsidRPr="006274FF">
        <w:rPr>
          <w:rFonts w:ascii="Consolas" w:hAnsi="Consolas"/>
          <w:b/>
          <w:bCs/>
          <w:color w:val="AA3731"/>
          <w:sz w:val="21"/>
          <w:szCs w:val="21"/>
          <w:lang w:val="es-EC"/>
        </w:rPr>
        <w:t>println</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llenarTablaProy</w:t>
      </w:r>
      <w:proofErr w:type="spellEnd"/>
      <w:r w:rsidRPr="006274FF">
        <w:rPr>
          <w:rFonts w:ascii="Consolas" w:hAnsi="Consolas"/>
          <w:color w:val="777777"/>
          <w:sz w:val="21"/>
          <w:szCs w:val="21"/>
          <w:lang w:val="es-EC"/>
        </w:rPr>
        <w:t>");</w:t>
      </w:r>
    </w:p>
    <w:p w14:paraId="612AC7C6"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p>
    <w:p w14:paraId="413ED0E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listusuarios</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instance</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listusuarios</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p>
    <w:p w14:paraId="21E1A6F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i/>
          <w:iCs/>
          <w:color w:val="AAAAAA"/>
          <w:sz w:val="21"/>
          <w:szCs w:val="21"/>
          <w:lang w:val="es-EC"/>
        </w:rPr>
      </w:pPr>
    </w:p>
    <w:p w14:paraId="68CFBC54"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color w:val="7A3E9D"/>
          <w:sz w:val="21"/>
          <w:szCs w:val="21"/>
          <w:lang w:val="es-EC"/>
        </w:rPr>
        <w:t>ProyTables</w:t>
      </w:r>
      <w:r w:rsidRPr="006274FF">
        <w:rPr>
          <w:rFonts w:ascii="Consolas" w:hAnsi="Consolas"/>
          <w:color w:val="777777"/>
          <w:sz w:val="21"/>
          <w:szCs w:val="21"/>
          <w:lang w:val="es-EC"/>
        </w:rPr>
        <w:t>.</w:t>
      </w:r>
      <w:r w:rsidRPr="006274FF">
        <w:rPr>
          <w:rFonts w:ascii="Consolas" w:hAnsi="Consolas"/>
          <w:b/>
          <w:bCs/>
          <w:color w:val="AA3731"/>
          <w:sz w:val="21"/>
          <w:szCs w:val="21"/>
          <w:lang w:val="es-EC"/>
        </w:rPr>
        <w:t>setModel</w:t>
      </w:r>
      <w:proofErr w:type="spellEnd"/>
      <w:proofErr w:type="gramEnd"/>
      <w:r w:rsidRPr="006274FF">
        <w:rPr>
          <w:rFonts w:ascii="Consolas" w:hAnsi="Consolas"/>
          <w:color w:val="777777"/>
          <w:sz w:val="21"/>
          <w:szCs w:val="21"/>
          <w:lang w:val="es-EC"/>
        </w:rPr>
        <w:t>(</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javax</w:t>
      </w:r>
      <w:r w:rsidRPr="006274FF">
        <w:rPr>
          <w:rFonts w:ascii="Consolas" w:hAnsi="Consolas"/>
          <w:color w:val="777777"/>
          <w:sz w:val="21"/>
          <w:szCs w:val="21"/>
          <w:lang w:val="es-EC"/>
        </w:rPr>
        <w:t>.</w:t>
      </w:r>
      <w:r w:rsidRPr="006274FF">
        <w:rPr>
          <w:rFonts w:ascii="Consolas" w:hAnsi="Consolas"/>
          <w:color w:val="7A3E9D"/>
          <w:sz w:val="21"/>
          <w:szCs w:val="21"/>
          <w:lang w:val="es-EC"/>
        </w:rPr>
        <w:t>swing</w:t>
      </w:r>
      <w:r w:rsidRPr="006274FF">
        <w:rPr>
          <w:rFonts w:ascii="Consolas" w:hAnsi="Consolas"/>
          <w:color w:val="777777"/>
          <w:sz w:val="21"/>
          <w:szCs w:val="21"/>
          <w:lang w:val="es-EC"/>
        </w:rPr>
        <w:t>.</w:t>
      </w:r>
      <w:r w:rsidRPr="006274FF">
        <w:rPr>
          <w:rFonts w:ascii="Consolas" w:hAnsi="Consolas"/>
          <w:color w:val="7A3E9D"/>
          <w:sz w:val="21"/>
          <w:szCs w:val="21"/>
          <w:lang w:val="es-EC"/>
        </w:rPr>
        <w:t>table</w:t>
      </w:r>
      <w:r w:rsidRPr="006274FF">
        <w:rPr>
          <w:rFonts w:ascii="Consolas" w:hAnsi="Consolas"/>
          <w:color w:val="777777"/>
          <w:sz w:val="21"/>
          <w:szCs w:val="21"/>
          <w:lang w:val="es-EC"/>
        </w:rPr>
        <w:t>.</w:t>
      </w:r>
      <w:r w:rsidRPr="006274FF">
        <w:rPr>
          <w:rFonts w:ascii="Consolas" w:hAnsi="Consolas"/>
          <w:b/>
          <w:bCs/>
          <w:color w:val="AA3731"/>
          <w:sz w:val="21"/>
          <w:szCs w:val="21"/>
          <w:lang w:val="es-EC"/>
        </w:rPr>
        <w:t>DefaultTableModel</w:t>
      </w:r>
      <w:proofErr w:type="spellEnd"/>
      <w:r w:rsidRPr="006274FF">
        <w:rPr>
          <w:rFonts w:ascii="Consolas" w:hAnsi="Consolas"/>
          <w:color w:val="777777"/>
          <w:sz w:val="21"/>
          <w:szCs w:val="21"/>
          <w:lang w:val="es-EC"/>
        </w:rPr>
        <w:t>(</w:t>
      </w:r>
    </w:p>
    <w:p w14:paraId="0478D7D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Object</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roofErr w:type="gramStart"/>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2AFDB14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9C5D27"/>
          <w:sz w:val="21"/>
          <w:szCs w:val="21"/>
          <w:lang w:val="es-EC"/>
        </w:rPr>
        <w:t>1</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Usuario1</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Apellido1</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Cuenta1</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Banco1</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Tipo1</w:t>
      </w:r>
      <w:r w:rsidRPr="006274FF">
        <w:rPr>
          <w:rFonts w:ascii="Consolas" w:hAnsi="Consolas"/>
          <w:color w:val="777777"/>
          <w:sz w:val="21"/>
          <w:szCs w:val="21"/>
          <w:lang w:val="es-EC"/>
        </w:rPr>
        <w:t>"},</w:t>
      </w:r>
    </w:p>
    <w:p w14:paraId="61866D32"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9C5D27"/>
          <w:sz w:val="21"/>
          <w:szCs w:val="21"/>
          <w:lang w:val="es-EC"/>
        </w:rPr>
        <w:t>2</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Usuario2</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Apellido2</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Cuenta2</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Banco2</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Tipo2</w:t>
      </w:r>
      <w:r w:rsidRPr="006274FF">
        <w:rPr>
          <w:rFonts w:ascii="Consolas" w:hAnsi="Consolas"/>
          <w:color w:val="777777"/>
          <w:sz w:val="21"/>
          <w:szCs w:val="21"/>
          <w:lang w:val="es-EC"/>
        </w:rPr>
        <w:t>"},</w:t>
      </w:r>
    </w:p>
    <w:p w14:paraId="7D17FBCA"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1C23726A"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String</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16E91411"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ID</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NOMBRES</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APELLIDOS</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CUENTA</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BANCO</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TIPO</w:t>
      </w:r>
      <w:r w:rsidRPr="006274FF">
        <w:rPr>
          <w:rFonts w:ascii="Consolas" w:hAnsi="Consolas"/>
          <w:color w:val="777777"/>
          <w:sz w:val="21"/>
          <w:szCs w:val="21"/>
          <w:lang w:val="es-EC"/>
        </w:rPr>
        <w:t>"</w:t>
      </w:r>
    </w:p>
    <w:p w14:paraId="06B39590"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327D706F"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114F11DE"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p>
    <w:p w14:paraId="216D2653"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proofErr w:type="spellStart"/>
      <w:r w:rsidRPr="001D52CE">
        <w:rPr>
          <w:rFonts w:ascii="Consolas" w:hAnsi="Consolas"/>
          <w:b/>
          <w:bCs/>
          <w:color w:val="AA3731"/>
          <w:sz w:val="21"/>
          <w:szCs w:val="21"/>
        </w:rPr>
        <w:t>assertNotNull</w:t>
      </w:r>
      <w:proofErr w:type="spellEnd"/>
      <w:r w:rsidRPr="001D52CE">
        <w:rPr>
          <w:rFonts w:ascii="Consolas" w:hAnsi="Consolas"/>
          <w:color w:val="777777"/>
          <w:sz w:val="21"/>
          <w:szCs w:val="21"/>
        </w:rPr>
        <w:t>(</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ProyTables</w:t>
      </w:r>
      <w:r w:rsidRPr="001D52CE">
        <w:rPr>
          <w:rFonts w:ascii="Consolas" w:hAnsi="Consolas"/>
          <w:color w:val="777777"/>
          <w:sz w:val="21"/>
          <w:szCs w:val="21"/>
        </w:rPr>
        <w:t>.</w:t>
      </w:r>
      <w:r w:rsidRPr="001D52CE">
        <w:rPr>
          <w:rFonts w:ascii="Consolas" w:hAnsi="Consolas"/>
          <w:b/>
          <w:bCs/>
          <w:color w:val="AA3731"/>
          <w:sz w:val="21"/>
          <w:szCs w:val="21"/>
        </w:rPr>
        <w:t>getModel</w:t>
      </w:r>
      <w:proofErr w:type="spellEnd"/>
      <w:proofErr w:type="gramEnd"/>
      <w:r w:rsidRPr="001D52CE">
        <w:rPr>
          <w:rFonts w:ascii="Consolas" w:hAnsi="Consolas"/>
          <w:color w:val="777777"/>
          <w:sz w:val="21"/>
          <w:szCs w:val="21"/>
        </w:rPr>
        <w:t>());</w:t>
      </w:r>
    </w:p>
    <w:p w14:paraId="73640C3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assertEquals</w:t>
      </w:r>
      <w:proofErr w:type="spellEnd"/>
      <w:r w:rsidRPr="001D52CE">
        <w:rPr>
          <w:rFonts w:ascii="Consolas" w:hAnsi="Consolas"/>
          <w:color w:val="777777"/>
          <w:sz w:val="21"/>
          <w:szCs w:val="21"/>
        </w:rPr>
        <w:t>(</w:t>
      </w:r>
      <w:proofErr w:type="gramEnd"/>
      <w:r w:rsidRPr="001D52CE">
        <w:rPr>
          <w:rFonts w:ascii="Consolas" w:hAnsi="Consolas"/>
          <w:color w:val="9C5D27"/>
          <w:sz w:val="21"/>
          <w:szCs w:val="21"/>
        </w:rPr>
        <w:t>2</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ProyTables</w:t>
      </w:r>
      <w:r w:rsidRPr="001D52CE">
        <w:rPr>
          <w:rFonts w:ascii="Consolas" w:hAnsi="Consolas"/>
          <w:color w:val="777777"/>
          <w:sz w:val="21"/>
          <w:szCs w:val="21"/>
        </w:rPr>
        <w:t>.</w:t>
      </w:r>
      <w:r w:rsidRPr="001D52CE">
        <w:rPr>
          <w:rFonts w:ascii="Consolas" w:hAnsi="Consolas"/>
          <w:b/>
          <w:bCs/>
          <w:color w:val="AA3731"/>
          <w:sz w:val="21"/>
          <w:szCs w:val="21"/>
        </w:rPr>
        <w:t>getModel</w:t>
      </w:r>
      <w:proofErr w:type="spellEnd"/>
      <w:r w:rsidRPr="001D52CE">
        <w:rPr>
          <w:rFonts w:ascii="Consolas" w:hAnsi="Consolas"/>
          <w:color w:val="777777"/>
          <w:sz w:val="21"/>
          <w:szCs w:val="21"/>
        </w:rPr>
        <w:t>().</w:t>
      </w:r>
      <w:proofErr w:type="spellStart"/>
      <w:r w:rsidRPr="001D52CE">
        <w:rPr>
          <w:rFonts w:ascii="Consolas" w:hAnsi="Consolas"/>
          <w:b/>
          <w:bCs/>
          <w:color w:val="AA3731"/>
          <w:sz w:val="21"/>
          <w:szCs w:val="21"/>
        </w:rPr>
        <w:t>getRowCount</w:t>
      </w:r>
      <w:proofErr w:type="spellEnd"/>
      <w:r w:rsidRPr="001D52CE">
        <w:rPr>
          <w:rFonts w:ascii="Consolas" w:hAnsi="Consolas"/>
          <w:color w:val="777777"/>
          <w:sz w:val="21"/>
          <w:szCs w:val="21"/>
        </w:rPr>
        <w:t>());</w:t>
      </w:r>
    </w:p>
    <w:p w14:paraId="6035F13F"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assertEquals</w:t>
      </w:r>
      <w:proofErr w:type="spellEnd"/>
      <w:r w:rsidRPr="001D52CE">
        <w:rPr>
          <w:rFonts w:ascii="Consolas" w:hAnsi="Consolas"/>
          <w:color w:val="777777"/>
          <w:sz w:val="21"/>
          <w:szCs w:val="21"/>
        </w:rPr>
        <w:t>(</w:t>
      </w:r>
      <w:proofErr w:type="gramEnd"/>
      <w:r w:rsidRPr="001D52CE">
        <w:rPr>
          <w:rFonts w:ascii="Consolas" w:hAnsi="Consolas"/>
          <w:color w:val="9C5D27"/>
          <w:sz w:val="21"/>
          <w:szCs w:val="21"/>
        </w:rPr>
        <w:t>6</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ProyTables</w:t>
      </w:r>
      <w:r w:rsidRPr="001D52CE">
        <w:rPr>
          <w:rFonts w:ascii="Consolas" w:hAnsi="Consolas"/>
          <w:color w:val="777777"/>
          <w:sz w:val="21"/>
          <w:szCs w:val="21"/>
        </w:rPr>
        <w:t>.</w:t>
      </w:r>
      <w:r w:rsidRPr="001D52CE">
        <w:rPr>
          <w:rFonts w:ascii="Consolas" w:hAnsi="Consolas"/>
          <w:b/>
          <w:bCs/>
          <w:color w:val="AA3731"/>
          <w:sz w:val="21"/>
          <w:szCs w:val="21"/>
        </w:rPr>
        <w:t>getModel</w:t>
      </w:r>
      <w:proofErr w:type="spellEnd"/>
      <w:r w:rsidRPr="001D52CE">
        <w:rPr>
          <w:rFonts w:ascii="Consolas" w:hAnsi="Consolas"/>
          <w:color w:val="777777"/>
          <w:sz w:val="21"/>
          <w:szCs w:val="21"/>
        </w:rPr>
        <w:t>().</w:t>
      </w:r>
      <w:proofErr w:type="spellStart"/>
      <w:r w:rsidRPr="001D52CE">
        <w:rPr>
          <w:rFonts w:ascii="Consolas" w:hAnsi="Consolas"/>
          <w:b/>
          <w:bCs/>
          <w:color w:val="AA3731"/>
          <w:sz w:val="21"/>
          <w:szCs w:val="21"/>
        </w:rPr>
        <w:t>getColumnCount</w:t>
      </w:r>
      <w:proofErr w:type="spellEnd"/>
      <w:r w:rsidRPr="001D52CE">
        <w:rPr>
          <w:rFonts w:ascii="Consolas" w:hAnsi="Consolas"/>
          <w:color w:val="777777"/>
          <w:sz w:val="21"/>
          <w:szCs w:val="21"/>
        </w:rPr>
        <w:t>());</w:t>
      </w:r>
    </w:p>
    <w:p w14:paraId="1074F88C"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r w:rsidRPr="006274FF">
        <w:rPr>
          <w:rFonts w:ascii="Consolas" w:hAnsi="Consolas"/>
          <w:color w:val="777777"/>
          <w:sz w:val="21"/>
          <w:szCs w:val="21"/>
          <w:lang w:val="es-EC"/>
        </w:rPr>
        <w:t>}</w:t>
      </w:r>
    </w:p>
    <w:p w14:paraId="726FD398" w14:textId="77777777" w:rsidR="00E93D34" w:rsidRPr="006274FF" w:rsidRDefault="00E93D34" w:rsidP="00E93D34">
      <w:pPr>
        <w:pStyle w:val="APABodyText"/>
        <w:spacing w:before="240"/>
        <w:rPr>
          <w:lang w:val="es-EC"/>
        </w:rPr>
      </w:pPr>
      <w:r w:rsidRPr="006274FF">
        <w:rPr>
          <w:lang w:val="es-EC"/>
        </w:rPr>
        <w:t xml:space="preserve">Esta prueba verifica si el método </w:t>
      </w:r>
      <w:proofErr w:type="spellStart"/>
      <w:r w:rsidRPr="006274FF">
        <w:rPr>
          <w:lang w:val="es-EC"/>
        </w:rPr>
        <w:t>llenarTablaProy</w:t>
      </w:r>
      <w:proofErr w:type="spellEnd"/>
      <w:r w:rsidRPr="006274FF">
        <w:rPr>
          <w:lang w:val="es-EC"/>
        </w:rPr>
        <w:t xml:space="preserve"> de la clase </w:t>
      </w:r>
      <w:proofErr w:type="spellStart"/>
      <w:r w:rsidRPr="006274FF">
        <w:rPr>
          <w:lang w:val="es-EC"/>
        </w:rPr>
        <w:t>listusuarios</w:t>
      </w:r>
      <w:proofErr w:type="spellEnd"/>
      <w:r w:rsidRPr="006274FF">
        <w:rPr>
          <w:lang w:val="es-EC"/>
        </w:rPr>
        <w:t xml:space="preserve"> llena la tabla de proyectos correctamente con datos simulados. Se crea una instancia de la clase, se establece un modelo simulado para la tabla y se verifican las dimensiones y valores de la tabla después del llenado.</w:t>
      </w:r>
    </w:p>
    <w:p w14:paraId="47156C06" w14:textId="77777777" w:rsidR="00E93D34" w:rsidRPr="006274FF" w:rsidRDefault="00E93D34" w:rsidP="00E93D34">
      <w:pPr>
        <w:pStyle w:val="APALevel3"/>
      </w:pPr>
      <w:r w:rsidRPr="006274FF">
        <w:t>Prueba de Validación de Campos Vacíos (</w:t>
      </w:r>
      <w:proofErr w:type="spellStart"/>
      <w:r w:rsidRPr="006274FF">
        <w:t>testValidarCamposVacios</w:t>
      </w:r>
      <w:proofErr w:type="spellEnd"/>
      <w:r w:rsidRPr="006274FF">
        <w:t>)</w:t>
      </w:r>
    </w:p>
    <w:p w14:paraId="1BDDFB1F"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7A3E9D"/>
          <w:sz w:val="21"/>
          <w:szCs w:val="21"/>
          <w:lang w:val="es-EC"/>
        </w:rPr>
        <w:t>Test</w:t>
      </w:r>
    </w:p>
    <w:p w14:paraId="2DF79F0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4B69C6"/>
          <w:sz w:val="21"/>
          <w:szCs w:val="21"/>
          <w:lang w:val="es-EC"/>
        </w:rPr>
        <w:t>public</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void</w:t>
      </w:r>
      <w:proofErr w:type="spellEnd"/>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testValidarCamposVacios</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throws</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Exception</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0F9D271D"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System</w:t>
      </w:r>
      <w:r w:rsidRPr="006274FF">
        <w:rPr>
          <w:rFonts w:ascii="Consolas" w:hAnsi="Consolas"/>
          <w:color w:val="777777"/>
          <w:sz w:val="21"/>
          <w:szCs w:val="21"/>
          <w:lang w:val="es-EC"/>
        </w:rPr>
        <w:t>.</w:t>
      </w:r>
      <w:r w:rsidRPr="006274FF">
        <w:rPr>
          <w:rFonts w:ascii="Consolas" w:hAnsi="Consolas"/>
          <w:color w:val="7A3E9D"/>
          <w:sz w:val="21"/>
          <w:szCs w:val="21"/>
          <w:lang w:val="es-EC"/>
        </w:rPr>
        <w:t>out</w:t>
      </w:r>
      <w:r w:rsidRPr="006274FF">
        <w:rPr>
          <w:rFonts w:ascii="Consolas" w:hAnsi="Consolas"/>
          <w:color w:val="777777"/>
          <w:sz w:val="21"/>
          <w:szCs w:val="21"/>
          <w:lang w:val="es-EC"/>
        </w:rPr>
        <w:t>.</w:t>
      </w:r>
      <w:r w:rsidRPr="006274FF">
        <w:rPr>
          <w:rFonts w:ascii="Consolas" w:hAnsi="Consolas"/>
          <w:b/>
          <w:bCs/>
          <w:color w:val="AA3731"/>
          <w:sz w:val="21"/>
          <w:szCs w:val="21"/>
          <w:lang w:val="es-EC"/>
        </w:rPr>
        <w:t>println</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testValidarCamposVacios</w:t>
      </w:r>
      <w:proofErr w:type="spellEnd"/>
      <w:r w:rsidRPr="006274FF">
        <w:rPr>
          <w:rFonts w:ascii="Consolas" w:hAnsi="Consolas"/>
          <w:color w:val="777777"/>
          <w:sz w:val="21"/>
          <w:szCs w:val="21"/>
          <w:lang w:val="es-EC"/>
        </w:rPr>
        <w:t>");</w:t>
      </w:r>
    </w:p>
    <w:p w14:paraId="1AF24D44"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proofErr w:type="spellStart"/>
      <w:r w:rsidRPr="001D52CE">
        <w:rPr>
          <w:rFonts w:ascii="Consolas" w:hAnsi="Consolas"/>
          <w:color w:val="333333"/>
          <w:sz w:val="21"/>
          <w:szCs w:val="21"/>
        </w:rPr>
        <w:t>modcuenta</w:t>
      </w:r>
      <w:proofErr w:type="spellEnd"/>
      <w:r w:rsidRPr="001D52CE">
        <w:rPr>
          <w:rFonts w:ascii="Consolas" w:hAnsi="Consolas"/>
          <w:color w:val="333333"/>
          <w:sz w:val="21"/>
          <w:szCs w:val="21"/>
        </w:rPr>
        <w:t xml:space="preserve"> instance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modcuenta</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p>
    <w:p w14:paraId="5C8AF95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
    <w:p w14:paraId="5A8CCEC1"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username</w:t>
      </w:r>
      <w:proofErr w:type="gramEnd"/>
      <w:r w:rsidRPr="001D52CE">
        <w:rPr>
          <w:rFonts w:ascii="Consolas" w:hAnsi="Consolas"/>
          <w:color w:val="777777"/>
          <w:sz w:val="21"/>
          <w:szCs w:val="21"/>
        </w:rPr>
        <w:t>.</w:t>
      </w:r>
      <w:r w:rsidRPr="001D52CE">
        <w:rPr>
          <w:rFonts w:ascii="Consolas" w:hAnsi="Consolas"/>
          <w:b/>
          <w:bCs/>
          <w:color w:val="AA3731"/>
          <w:sz w:val="21"/>
          <w:szCs w:val="21"/>
        </w:rPr>
        <w:t>setText</w:t>
      </w:r>
      <w:proofErr w:type="spellEnd"/>
      <w:r w:rsidRPr="001D52CE">
        <w:rPr>
          <w:rFonts w:ascii="Consolas" w:hAnsi="Consolas"/>
          <w:color w:val="777777"/>
          <w:sz w:val="21"/>
          <w:szCs w:val="21"/>
        </w:rPr>
        <w:t>("");</w:t>
      </w:r>
    </w:p>
    <w:p w14:paraId="66E4B2E1"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contra</w:t>
      </w:r>
      <w:proofErr w:type="gramEnd"/>
      <w:r w:rsidRPr="001D52CE">
        <w:rPr>
          <w:rFonts w:ascii="Consolas" w:hAnsi="Consolas"/>
          <w:color w:val="777777"/>
          <w:sz w:val="21"/>
          <w:szCs w:val="21"/>
        </w:rPr>
        <w:t>.</w:t>
      </w:r>
      <w:r w:rsidRPr="001D52CE">
        <w:rPr>
          <w:rFonts w:ascii="Consolas" w:hAnsi="Consolas"/>
          <w:b/>
          <w:bCs/>
          <w:color w:val="AA3731"/>
          <w:sz w:val="21"/>
          <w:szCs w:val="21"/>
        </w:rPr>
        <w:t>setText</w:t>
      </w:r>
      <w:proofErr w:type="spellEnd"/>
      <w:r w:rsidRPr="001D52CE">
        <w:rPr>
          <w:rFonts w:ascii="Consolas" w:hAnsi="Consolas"/>
          <w:color w:val="777777"/>
          <w:sz w:val="21"/>
          <w:szCs w:val="21"/>
        </w:rPr>
        <w:t>("");</w:t>
      </w:r>
    </w:p>
    <w:p w14:paraId="6EAF49BC"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
    <w:p w14:paraId="55ACB5F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try</w:t>
      </w:r>
      <w:r w:rsidRPr="001D52CE">
        <w:rPr>
          <w:rFonts w:ascii="Consolas" w:hAnsi="Consolas"/>
          <w:color w:val="333333"/>
          <w:sz w:val="21"/>
          <w:szCs w:val="21"/>
        </w:rPr>
        <w:t xml:space="preserve"> </w:t>
      </w:r>
      <w:r w:rsidRPr="001D52CE">
        <w:rPr>
          <w:rFonts w:ascii="Consolas" w:hAnsi="Consolas"/>
          <w:color w:val="777777"/>
          <w:sz w:val="21"/>
          <w:szCs w:val="21"/>
        </w:rPr>
        <w:t>{</w:t>
      </w:r>
    </w:p>
    <w:p w14:paraId="5DCEC57C"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b/>
          <w:bCs/>
          <w:color w:val="AA3731"/>
          <w:sz w:val="21"/>
          <w:szCs w:val="21"/>
          <w:lang w:val="es-EC"/>
        </w:rPr>
        <w:t>validar</w:t>
      </w:r>
      <w:proofErr w:type="spellEnd"/>
      <w:proofErr w:type="gramEnd"/>
      <w:r w:rsidRPr="006274FF">
        <w:rPr>
          <w:rFonts w:ascii="Consolas" w:hAnsi="Consolas"/>
          <w:color w:val="777777"/>
          <w:sz w:val="21"/>
          <w:szCs w:val="21"/>
          <w:lang w:val="es-EC"/>
        </w:rPr>
        <w:t>();</w:t>
      </w:r>
    </w:p>
    <w:p w14:paraId="607B1BAF"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catch</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roofErr w:type="spellStart"/>
      <w:r w:rsidRPr="006274FF">
        <w:rPr>
          <w:rFonts w:ascii="Consolas" w:hAnsi="Consolas"/>
          <w:color w:val="7A3E9D"/>
          <w:sz w:val="21"/>
          <w:szCs w:val="21"/>
          <w:lang w:val="es-EC"/>
        </w:rPr>
        <w:t>Exception</w:t>
      </w:r>
      <w:proofErr w:type="spellEnd"/>
      <w:r w:rsidRPr="006274FF">
        <w:rPr>
          <w:rFonts w:ascii="Consolas" w:hAnsi="Consolas"/>
          <w:color w:val="333333"/>
          <w:sz w:val="21"/>
          <w:szCs w:val="21"/>
          <w:lang w:val="es-EC"/>
        </w:rPr>
        <w:t xml:space="preserve"> </w:t>
      </w:r>
      <w:r w:rsidRPr="006274FF">
        <w:rPr>
          <w:rFonts w:ascii="Consolas" w:hAnsi="Consolas"/>
          <w:color w:val="7A3E9D"/>
          <w:sz w:val="21"/>
          <w:szCs w:val="21"/>
          <w:lang w:val="es-EC"/>
        </w:rPr>
        <w:t>e</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6DE1E92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fail</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448C27"/>
          <w:sz w:val="21"/>
          <w:szCs w:val="21"/>
          <w:lang w:val="es-EC"/>
        </w:rPr>
        <w:t>Se esperaba una excepción para campos vacíos.</w:t>
      </w:r>
      <w:r w:rsidRPr="006274FF">
        <w:rPr>
          <w:rFonts w:ascii="Consolas" w:hAnsi="Consolas"/>
          <w:color w:val="777777"/>
          <w:sz w:val="21"/>
          <w:szCs w:val="21"/>
          <w:lang w:val="es-EC"/>
        </w:rPr>
        <w:t>");</w:t>
      </w:r>
    </w:p>
    <w:p w14:paraId="0EBA828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242ECE43"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32ABA9EC" w14:textId="77777777" w:rsidR="00E93D34" w:rsidRPr="006274FF" w:rsidRDefault="00E93D34" w:rsidP="00E93D34">
      <w:pPr>
        <w:pStyle w:val="APABodyText"/>
        <w:spacing w:before="240"/>
        <w:rPr>
          <w:lang w:val="es-EC"/>
        </w:rPr>
      </w:pPr>
      <w:r w:rsidRPr="006274FF">
        <w:rPr>
          <w:lang w:val="es-EC"/>
        </w:rPr>
        <w:t xml:space="preserve">Esta prueba verifica si el método validar de la clase </w:t>
      </w:r>
      <w:proofErr w:type="spellStart"/>
      <w:r w:rsidRPr="006274FF">
        <w:rPr>
          <w:lang w:val="es-EC"/>
        </w:rPr>
        <w:t>modcuenta</w:t>
      </w:r>
      <w:proofErr w:type="spellEnd"/>
      <w:r w:rsidRPr="006274FF">
        <w:rPr>
          <w:lang w:val="es-EC"/>
        </w:rPr>
        <w:t xml:space="preserve"> detecta correctamente los campos vacíos y lanza una excepción en consecuencia. </w:t>
      </w:r>
    </w:p>
    <w:p w14:paraId="7EA28471" w14:textId="77777777" w:rsidR="00E93D34" w:rsidRPr="006274FF" w:rsidRDefault="00E93D34" w:rsidP="00E93D34">
      <w:pPr>
        <w:pStyle w:val="APALevel3"/>
      </w:pPr>
      <w:r w:rsidRPr="006274FF">
        <w:lastRenderedPageBreak/>
        <w:t>Prueba de Validación de Contraseña Vacía (</w:t>
      </w:r>
      <w:proofErr w:type="spellStart"/>
      <w:r w:rsidRPr="006274FF">
        <w:t>testValidarContraseniaVacia</w:t>
      </w:r>
      <w:proofErr w:type="spellEnd"/>
      <w:r w:rsidRPr="006274FF">
        <w:t>)</w:t>
      </w:r>
    </w:p>
    <w:p w14:paraId="3BBFEEB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7A3E9D"/>
          <w:sz w:val="21"/>
          <w:szCs w:val="21"/>
          <w:lang w:val="es-EC"/>
        </w:rPr>
        <w:t>Test</w:t>
      </w:r>
    </w:p>
    <w:p w14:paraId="4D35D27F"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testValidarContraseniaVacia</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throws Exception </w:t>
      </w:r>
      <w:r w:rsidRPr="001D52CE">
        <w:rPr>
          <w:rFonts w:ascii="Consolas" w:hAnsi="Consolas"/>
          <w:color w:val="777777"/>
          <w:sz w:val="21"/>
          <w:szCs w:val="21"/>
        </w:rPr>
        <w:t>{</w:t>
      </w:r>
    </w:p>
    <w:p w14:paraId="24D9412F"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r w:rsidRPr="006274FF">
        <w:rPr>
          <w:rFonts w:ascii="Consolas" w:hAnsi="Consolas"/>
          <w:color w:val="7A3E9D"/>
          <w:sz w:val="21"/>
          <w:szCs w:val="21"/>
          <w:lang w:val="es-EC"/>
        </w:rPr>
        <w:t>System</w:t>
      </w:r>
      <w:r w:rsidRPr="006274FF">
        <w:rPr>
          <w:rFonts w:ascii="Consolas" w:hAnsi="Consolas"/>
          <w:color w:val="777777"/>
          <w:sz w:val="21"/>
          <w:szCs w:val="21"/>
          <w:lang w:val="es-EC"/>
        </w:rPr>
        <w:t>.</w:t>
      </w:r>
      <w:r w:rsidRPr="006274FF">
        <w:rPr>
          <w:rFonts w:ascii="Consolas" w:hAnsi="Consolas"/>
          <w:color w:val="7A3E9D"/>
          <w:sz w:val="21"/>
          <w:szCs w:val="21"/>
          <w:lang w:val="es-EC"/>
        </w:rPr>
        <w:t>out</w:t>
      </w:r>
      <w:r w:rsidRPr="006274FF">
        <w:rPr>
          <w:rFonts w:ascii="Consolas" w:hAnsi="Consolas"/>
          <w:color w:val="777777"/>
          <w:sz w:val="21"/>
          <w:szCs w:val="21"/>
          <w:lang w:val="es-EC"/>
        </w:rPr>
        <w:t>.</w:t>
      </w:r>
      <w:r w:rsidRPr="006274FF">
        <w:rPr>
          <w:rFonts w:ascii="Consolas" w:hAnsi="Consolas"/>
          <w:b/>
          <w:bCs/>
          <w:color w:val="AA3731"/>
          <w:sz w:val="21"/>
          <w:szCs w:val="21"/>
          <w:lang w:val="es-EC"/>
        </w:rPr>
        <w:t>println</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testValidarContraseniaVacia</w:t>
      </w:r>
      <w:proofErr w:type="spellEnd"/>
      <w:r w:rsidRPr="006274FF">
        <w:rPr>
          <w:rFonts w:ascii="Consolas" w:hAnsi="Consolas"/>
          <w:color w:val="777777"/>
          <w:sz w:val="21"/>
          <w:szCs w:val="21"/>
          <w:lang w:val="es-EC"/>
        </w:rPr>
        <w:t>");</w:t>
      </w:r>
    </w:p>
    <w:p w14:paraId="3DA662E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modcuenta</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instance</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modcuenta</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p>
    <w:p w14:paraId="332CB539"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
    <w:p w14:paraId="553110DD"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color w:val="7A3E9D"/>
          <w:sz w:val="21"/>
          <w:szCs w:val="21"/>
          <w:lang w:val="es-EC"/>
        </w:rPr>
        <w:t>username</w:t>
      </w:r>
      <w:proofErr w:type="gramEnd"/>
      <w:r w:rsidRPr="006274FF">
        <w:rPr>
          <w:rFonts w:ascii="Consolas" w:hAnsi="Consolas"/>
          <w:color w:val="777777"/>
          <w:sz w:val="21"/>
          <w:szCs w:val="21"/>
          <w:lang w:val="es-EC"/>
        </w:rPr>
        <w:t>.</w:t>
      </w:r>
      <w:r w:rsidRPr="006274FF">
        <w:rPr>
          <w:rFonts w:ascii="Consolas" w:hAnsi="Consolas"/>
          <w:b/>
          <w:bCs/>
          <w:color w:val="AA3731"/>
          <w:sz w:val="21"/>
          <w:szCs w:val="21"/>
          <w:lang w:val="es-EC"/>
        </w:rPr>
        <w:t>setText</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nombre_de_usuario</w:t>
      </w:r>
      <w:proofErr w:type="spellEnd"/>
      <w:r w:rsidRPr="006274FF">
        <w:rPr>
          <w:rFonts w:ascii="Consolas" w:hAnsi="Consolas"/>
          <w:color w:val="777777"/>
          <w:sz w:val="21"/>
          <w:szCs w:val="21"/>
          <w:lang w:val="es-EC"/>
        </w:rPr>
        <w:t>");</w:t>
      </w:r>
    </w:p>
    <w:p w14:paraId="5660E139"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contra</w:t>
      </w:r>
      <w:proofErr w:type="gramEnd"/>
      <w:r w:rsidRPr="001D52CE">
        <w:rPr>
          <w:rFonts w:ascii="Consolas" w:hAnsi="Consolas"/>
          <w:color w:val="777777"/>
          <w:sz w:val="21"/>
          <w:szCs w:val="21"/>
        </w:rPr>
        <w:t>.</w:t>
      </w:r>
      <w:r w:rsidRPr="001D52CE">
        <w:rPr>
          <w:rFonts w:ascii="Consolas" w:hAnsi="Consolas"/>
          <w:b/>
          <w:bCs/>
          <w:color w:val="AA3731"/>
          <w:sz w:val="21"/>
          <w:szCs w:val="21"/>
        </w:rPr>
        <w:t>setText</w:t>
      </w:r>
      <w:proofErr w:type="spellEnd"/>
      <w:r w:rsidRPr="001D52CE">
        <w:rPr>
          <w:rFonts w:ascii="Consolas" w:hAnsi="Consolas"/>
          <w:color w:val="777777"/>
          <w:sz w:val="21"/>
          <w:szCs w:val="21"/>
        </w:rPr>
        <w:t>("");</w:t>
      </w:r>
    </w:p>
    <w:p w14:paraId="5DAD39F9"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
    <w:p w14:paraId="5995DF5F"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try</w:t>
      </w:r>
      <w:r w:rsidRPr="001D52CE">
        <w:rPr>
          <w:rFonts w:ascii="Consolas" w:hAnsi="Consolas"/>
          <w:color w:val="333333"/>
          <w:sz w:val="21"/>
          <w:szCs w:val="21"/>
        </w:rPr>
        <w:t xml:space="preserve"> </w:t>
      </w:r>
      <w:r w:rsidRPr="001D52CE">
        <w:rPr>
          <w:rFonts w:ascii="Consolas" w:hAnsi="Consolas"/>
          <w:color w:val="777777"/>
          <w:sz w:val="21"/>
          <w:szCs w:val="21"/>
        </w:rPr>
        <w:t>{</w:t>
      </w:r>
    </w:p>
    <w:p w14:paraId="65A71826"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b/>
          <w:bCs/>
          <w:color w:val="AA3731"/>
          <w:sz w:val="21"/>
          <w:szCs w:val="21"/>
        </w:rPr>
        <w:t>validar</w:t>
      </w:r>
      <w:proofErr w:type="spellEnd"/>
      <w:proofErr w:type="gramEnd"/>
      <w:r w:rsidRPr="001D52CE">
        <w:rPr>
          <w:rFonts w:ascii="Consolas" w:hAnsi="Consolas"/>
          <w:color w:val="777777"/>
          <w:sz w:val="21"/>
          <w:szCs w:val="21"/>
        </w:rPr>
        <w:t>();</w:t>
      </w:r>
    </w:p>
    <w:p w14:paraId="5656656F"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catch</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7A3E9D"/>
          <w:sz w:val="21"/>
          <w:szCs w:val="21"/>
        </w:rPr>
        <w:t>Exception</w:t>
      </w:r>
      <w:r w:rsidRPr="001D52CE">
        <w:rPr>
          <w:rFonts w:ascii="Consolas" w:hAnsi="Consolas"/>
          <w:color w:val="333333"/>
          <w:sz w:val="21"/>
          <w:szCs w:val="21"/>
        </w:rPr>
        <w:t xml:space="preserve"> </w:t>
      </w:r>
      <w:r w:rsidRPr="001D52CE">
        <w:rPr>
          <w:rFonts w:ascii="Consolas" w:hAnsi="Consolas"/>
          <w:color w:val="7A3E9D"/>
          <w:sz w:val="21"/>
          <w:szCs w:val="21"/>
        </w:rPr>
        <w:t>e</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4B7E4849"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proofErr w:type="gramStart"/>
      <w:r w:rsidRPr="006274FF">
        <w:rPr>
          <w:rFonts w:ascii="Consolas" w:hAnsi="Consolas"/>
          <w:b/>
          <w:bCs/>
          <w:color w:val="AA3731"/>
          <w:sz w:val="21"/>
          <w:szCs w:val="21"/>
          <w:lang w:val="es-EC"/>
        </w:rPr>
        <w:t>fail</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448C27"/>
          <w:sz w:val="21"/>
          <w:szCs w:val="21"/>
          <w:lang w:val="es-EC"/>
        </w:rPr>
        <w:t>Se esperaba una excepción para contraseña vacía.</w:t>
      </w:r>
      <w:r w:rsidRPr="006274FF">
        <w:rPr>
          <w:rFonts w:ascii="Consolas" w:hAnsi="Consolas"/>
          <w:color w:val="777777"/>
          <w:sz w:val="21"/>
          <w:szCs w:val="21"/>
          <w:lang w:val="es-EC"/>
        </w:rPr>
        <w:t>");</w:t>
      </w:r>
    </w:p>
    <w:p w14:paraId="46A8071D"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3725C14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3E7456D3" w14:textId="77777777" w:rsidR="00E93D34" w:rsidRPr="006274FF" w:rsidRDefault="00E93D34" w:rsidP="00E93D34">
      <w:pPr>
        <w:pStyle w:val="APABodyText"/>
        <w:spacing w:before="240"/>
        <w:rPr>
          <w:lang w:val="es-EC"/>
        </w:rPr>
      </w:pPr>
      <w:r w:rsidRPr="006274FF">
        <w:rPr>
          <w:lang w:val="es-EC"/>
        </w:rPr>
        <w:t xml:space="preserve">Esta prueba verifica si el método validar de la clase </w:t>
      </w:r>
      <w:proofErr w:type="spellStart"/>
      <w:r w:rsidRPr="006274FF">
        <w:rPr>
          <w:lang w:val="es-EC"/>
        </w:rPr>
        <w:t>modcuenta</w:t>
      </w:r>
      <w:proofErr w:type="spellEnd"/>
      <w:r w:rsidRPr="006274FF">
        <w:rPr>
          <w:lang w:val="es-EC"/>
        </w:rPr>
        <w:t xml:space="preserve"> detecta correctamente la contraseña vacía y lanza una excepción. </w:t>
      </w:r>
    </w:p>
    <w:p w14:paraId="10339F91" w14:textId="77777777" w:rsidR="00E93D34" w:rsidRPr="006274FF" w:rsidRDefault="00E93D34" w:rsidP="00E93D34">
      <w:pPr>
        <w:pStyle w:val="APALevel3"/>
      </w:pPr>
      <w:r w:rsidRPr="006274FF">
        <w:t>Prueba de Validación de Campos Llenos (</w:t>
      </w:r>
      <w:proofErr w:type="spellStart"/>
      <w:r w:rsidRPr="006274FF">
        <w:t>testValidarCamposLlenos</w:t>
      </w:r>
      <w:proofErr w:type="spellEnd"/>
      <w:r w:rsidRPr="006274FF">
        <w:t>)</w:t>
      </w:r>
    </w:p>
    <w:p w14:paraId="277D390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7A3E9D"/>
          <w:sz w:val="21"/>
          <w:szCs w:val="21"/>
          <w:lang w:val="es-EC"/>
        </w:rPr>
        <w:t>Test</w:t>
      </w:r>
    </w:p>
    <w:p w14:paraId="0A014944"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4B69C6"/>
          <w:sz w:val="21"/>
          <w:szCs w:val="21"/>
          <w:lang w:val="es-EC"/>
        </w:rPr>
        <w:t>public</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void</w:t>
      </w:r>
      <w:proofErr w:type="spellEnd"/>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testValidarCamposLlenos</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throws</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Exception</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6E645E03"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System</w:t>
      </w:r>
      <w:r w:rsidRPr="006274FF">
        <w:rPr>
          <w:rFonts w:ascii="Consolas" w:hAnsi="Consolas"/>
          <w:color w:val="777777"/>
          <w:sz w:val="21"/>
          <w:szCs w:val="21"/>
          <w:lang w:val="es-EC"/>
        </w:rPr>
        <w:t>.</w:t>
      </w:r>
      <w:r w:rsidRPr="006274FF">
        <w:rPr>
          <w:rFonts w:ascii="Consolas" w:hAnsi="Consolas"/>
          <w:color w:val="7A3E9D"/>
          <w:sz w:val="21"/>
          <w:szCs w:val="21"/>
          <w:lang w:val="es-EC"/>
        </w:rPr>
        <w:t>out</w:t>
      </w:r>
      <w:r w:rsidRPr="006274FF">
        <w:rPr>
          <w:rFonts w:ascii="Consolas" w:hAnsi="Consolas"/>
          <w:color w:val="777777"/>
          <w:sz w:val="21"/>
          <w:szCs w:val="21"/>
          <w:lang w:val="es-EC"/>
        </w:rPr>
        <w:t>.</w:t>
      </w:r>
      <w:r w:rsidRPr="006274FF">
        <w:rPr>
          <w:rFonts w:ascii="Consolas" w:hAnsi="Consolas"/>
          <w:b/>
          <w:bCs/>
          <w:color w:val="AA3731"/>
          <w:sz w:val="21"/>
          <w:szCs w:val="21"/>
          <w:lang w:val="es-EC"/>
        </w:rPr>
        <w:t>println</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testValidarCamposLlenos</w:t>
      </w:r>
      <w:proofErr w:type="spellEnd"/>
      <w:r w:rsidRPr="006274FF">
        <w:rPr>
          <w:rFonts w:ascii="Consolas" w:hAnsi="Consolas"/>
          <w:color w:val="777777"/>
          <w:sz w:val="21"/>
          <w:szCs w:val="21"/>
          <w:lang w:val="es-EC"/>
        </w:rPr>
        <w:t>");</w:t>
      </w:r>
    </w:p>
    <w:p w14:paraId="1B778EA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modcuenta</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instance</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modcuenta</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p>
    <w:p w14:paraId="54A8765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
    <w:p w14:paraId="5DD16B2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777777"/>
          <w:sz w:val="21"/>
          <w:szCs w:val="21"/>
          <w:lang w:val="es-EC"/>
        </w:rPr>
        <w:t xml:space="preserve">        </w:t>
      </w:r>
      <w:r w:rsidRPr="006274FF">
        <w:rPr>
          <w:rFonts w:ascii="Consolas" w:hAnsi="Consolas"/>
          <w:i/>
          <w:iCs/>
          <w:color w:val="AAAAAA"/>
          <w:sz w:val="21"/>
          <w:szCs w:val="21"/>
          <w:lang w:val="es-EC"/>
        </w:rPr>
        <w:t>// Simular campos llenos</w:t>
      </w:r>
    </w:p>
    <w:p w14:paraId="4608BF2A"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color w:val="7A3E9D"/>
          <w:sz w:val="21"/>
          <w:szCs w:val="21"/>
          <w:lang w:val="es-EC"/>
        </w:rPr>
        <w:t>username</w:t>
      </w:r>
      <w:proofErr w:type="gramEnd"/>
      <w:r w:rsidRPr="006274FF">
        <w:rPr>
          <w:rFonts w:ascii="Consolas" w:hAnsi="Consolas"/>
          <w:color w:val="777777"/>
          <w:sz w:val="21"/>
          <w:szCs w:val="21"/>
          <w:lang w:val="es-EC"/>
        </w:rPr>
        <w:t>.</w:t>
      </w:r>
      <w:r w:rsidRPr="006274FF">
        <w:rPr>
          <w:rFonts w:ascii="Consolas" w:hAnsi="Consolas"/>
          <w:b/>
          <w:bCs/>
          <w:color w:val="AA3731"/>
          <w:sz w:val="21"/>
          <w:szCs w:val="21"/>
          <w:lang w:val="es-EC"/>
        </w:rPr>
        <w:t>setText</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nombre_de_usuario</w:t>
      </w:r>
      <w:proofErr w:type="spellEnd"/>
      <w:r w:rsidRPr="006274FF">
        <w:rPr>
          <w:rFonts w:ascii="Consolas" w:hAnsi="Consolas"/>
          <w:color w:val="777777"/>
          <w:sz w:val="21"/>
          <w:szCs w:val="21"/>
          <w:lang w:val="es-EC"/>
        </w:rPr>
        <w:t>");</w:t>
      </w:r>
    </w:p>
    <w:p w14:paraId="589A7BBC"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color w:val="7A3E9D"/>
          <w:sz w:val="21"/>
          <w:szCs w:val="21"/>
          <w:lang w:val="es-EC"/>
        </w:rPr>
        <w:t>contra</w:t>
      </w:r>
      <w:proofErr w:type="gramEnd"/>
      <w:r w:rsidRPr="006274FF">
        <w:rPr>
          <w:rFonts w:ascii="Consolas" w:hAnsi="Consolas"/>
          <w:color w:val="777777"/>
          <w:sz w:val="21"/>
          <w:szCs w:val="21"/>
          <w:lang w:val="es-EC"/>
        </w:rPr>
        <w:t>.</w:t>
      </w:r>
      <w:r w:rsidRPr="006274FF">
        <w:rPr>
          <w:rFonts w:ascii="Consolas" w:hAnsi="Consolas"/>
          <w:b/>
          <w:bCs/>
          <w:color w:val="AA3731"/>
          <w:sz w:val="21"/>
          <w:szCs w:val="21"/>
          <w:lang w:val="es-EC"/>
        </w:rPr>
        <w:t>setText</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contraseña_segura</w:t>
      </w:r>
      <w:proofErr w:type="spellEnd"/>
      <w:r w:rsidRPr="006274FF">
        <w:rPr>
          <w:rFonts w:ascii="Consolas" w:hAnsi="Consolas"/>
          <w:color w:val="777777"/>
          <w:sz w:val="21"/>
          <w:szCs w:val="21"/>
          <w:lang w:val="es-EC"/>
        </w:rPr>
        <w:t>");</w:t>
      </w:r>
    </w:p>
    <w:p w14:paraId="3989AE1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
    <w:p w14:paraId="71E89D8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4B69C6"/>
          <w:sz w:val="21"/>
          <w:szCs w:val="21"/>
        </w:rPr>
        <w:t>try</w:t>
      </w:r>
      <w:r w:rsidRPr="001D52CE">
        <w:rPr>
          <w:rFonts w:ascii="Consolas" w:hAnsi="Consolas"/>
          <w:color w:val="333333"/>
          <w:sz w:val="21"/>
          <w:szCs w:val="21"/>
        </w:rPr>
        <w:t xml:space="preserve"> </w:t>
      </w:r>
      <w:r w:rsidRPr="001D52CE">
        <w:rPr>
          <w:rFonts w:ascii="Consolas" w:hAnsi="Consolas"/>
          <w:color w:val="777777"/>
          <w:sz w:val="21"/>
          <w:szCs w:val="21"/>
        </w:rPr>
        <w:t>{</w:t>
      </w:r>
    </w:p>
    <w:p w14:paraId="03F0BAA3"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777777"/>
          <w:sz w:val="21"/>
          <w:szCs w:val="21"/>
        </w:rPr>
        <w:t xml:space="preserve">            </w:t>
      </w:r>
      <w:r w:rsidRPr="001D52CE">
        <w:rPr>
          <w:rFonts w:ascii="Consolas" w:hAnsi="Consolas"/>
          <w:i/>
          <w:iCs/>
          <w:color w:val="AAAAAA"/>
          <w:sz w:val="21"/>
          <w:szCs w:val="21"/>
        </w:rPr>
        <w:t>//</w:t>
      </w:r>
      <w:proofErr w:type="spellStart"/>
      <w:r w:rsidRPr="001D52CE">
        <w:rPr>
          <w:rFonts w:ascii="Consolas" w:hAnsi="Consolas"/>
          <w:i/>
          <w:iCs/>
          <w:color w:val="AAAAAA"/>
          <w:sz w:val="21"/>
          <w:szCs w:val="21"/>
        </w:rPr>
        <w:t>conexion</w:t>
      </w:r>
      <w:proofErr w:type="spellEnd"/>
      <w:r w:rsidRPr="001D52CE">
        <w:rPr>
          <w:rFonts w:ascii="Consolas" w:hAnsi="Consolas"/>
          <w:i/>
          <w:iCs/>
          <w:color w:val="AAAAAA"/>
          <w:sz w:val="21"/>
          <w:szCs w:val="21"/>
        </w:rPr>
        <w:t xml:space="preserve"> BD</w:t>
      </w:r>
    </w:p>
    <w:p w14:paraId="4534AA4C"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catch</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7A3E9D"/>
          <w:sz w:val="21"/>
          <w:szCs w:val="21"/>
        </w:rPr>
        <w:t>Exception</w:t>
      </w:r>
      <w:r w:rsidRPr="001D52CE">
        <w:rPr>
          <w:rFonts w:ascii="Consolas" w:hAnsi="Consolas"/>
          <w:color w:val="333333"/>
          <w:sz w:val="21"/>
          <w:szCs w:val="21"/>
        </w:rPr>
        <w:t xml:space="preserve"> </w:t>
      </w:r>
      <w:r w:rsidRPr="001D52CE">
        <w:rPr>
          <w:rFonts w:ascii="Consolas" w:hAnsi="Consolas"/>
          <w:color w:val="7A3E9D"/>
          <w:sz w:val="21"/>
          <w:szCs w:val="21"/>
        </w:rPr>
        <w:t>e</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10761076"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proofErr w:type="gramStart"/>
      <w:r w:rsidRPr="006274FF">
        <w:rPr>
          <w:rFonts w:ascii="Consolas" w:hAnsi="Consolas"/>
          <w:b/>
          <w:bCs/>
          <w:color w:val="AA3731"/>
          <w:sz w:val="21"/>
          <w:szCs w:val="21"/>
          <w:lang w:val="es-EC"/>
        </w:rPr>
        <w:t>fail</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448C27"/>
          <w:sz w:val="21"/>
          <w:szCs w:val="21"/>
          <w:lang w:val="es-EC"/>
        </w:rPr>
        <w:t>No se esperaba ninguna excepción para campos llenos.</w:t>
      </w:r>
      <w:r w:rsidRPr="006274FF">
        <w:rPr>
          <w:rFonts w:ascii="Consolas" w:hAnsi="Consolas"/>
          <w:color w:val="777777"/>
          <w:sz w:val="21"/>
          <w:szCs w:val="21"/>
          <w:lang w:val="es-EC"/>
        </w:rPr>
        <w:t>");</w:t>
      </w:r>
    </w:p>
    <w:p w14:paraId="1C62331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7E4EEA5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34812EE0" w14:textId="77777777" w:rsidR="00E93D34" w:rsidRPr="006274FF" w:rsidRDefault="00E93D34" w:rsidP="00E93D34">
      <w:pPr>
        <w:pStyle w:val="APABodyText"/>
        <w:spacing w:before="240"/>
        <w:rPr>
          <w:lang w:val="es-EC"/>
        </w:rPr>
      </w:pPr>
      <w:r w:rsidRPr="006274FF">
        <w:rPr>
          <w:lang w:val="es-EC"/>
        </w:rPr>
        <w:t xml:space="preserve">Esta prueba verifica si el método validar de la clase </w:t>
      </w:r>
      <w:proofErr w:type="spellStart"/>
      <w:r w:rsidRPr="006274FF">
        <w:rPr>
          <w:lang w:val="es-EC"/>
        </w:rPr>
        <w:t>modcuenta</w:t>
      </w:r>
      <w:proofErr w:type="spellEnd"/>
      <w:r w:rsidRPr="006274FF">
        <w:rPr>
          <w:lang w:val="es-EC"/>
        </w:rPr>
        <w:t xml:space="preserve"> no lanza excepciones cuando todos los campos están llenos. Se establecen campos con valores y se espera que el método no lance ninguna excepción.</w:t>
      </w:r>
    </w:p>
    <w:p w14:paraId="5AF0196C" w14:textId="77777777" w:rsidR="00E93D34" w:rsidRPr="006274FF" w:rsidRDefault="00E93D34" w:rsidP="00E93D34">
      <w:pPr>
        <w:pStyle w:val="APALevel3"/>
      </w:pPr>
      <w:r w:rsidRPr="006274FF">
        <w:lastRenderedPageBreak/>
        <w:t>Prueba de Selección de Imagen (</w:t>
      </w:r>
      <w:proofErr w:type="spellStart"/>
      <w:r w:rsidRPr="006274FF">
        <w:t>testElegirimg</w:t>
      </w:r>
      <w:proofErr w:type="spellEnd"/>
      <w:r w:rsidRPr="006274FF">
        <w:t>)</w:t>
      </w:r>
    </w:p>
    <w:p w14:paraId="480C1A1A"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7A3E9D"/>
          <w:sz w:val="21"/>
          <w:szCs w:val="21"/>
          <w:lang w:val="es-EC"/>
        </w:rPr>
        <w:t>Test</w:t>
      </w:r>
    </w:p>
    <w:p w14:paraId="1352376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testElegirimg</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throws </w:t>
      </w:r>
      <w:proofErr w:type="spellStart"/>
      <w:r w:rsidRPr="001D52CE">
        <w:rPr>
          <w:rFonts w:ascii="Consolas" w:hAnsi="Consolas"/>
          <w:color w:val="333333"/>
          <w:sz w:val="21"/>
          <w:szCs w:val="21"/>
        </w:rPr>
        <w:t>FileNotFoundException</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p>
    <w:p w14:paraId="54254496"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r w:rsidRPr="006274FF">
        <w:rPr>
          <w:rFonts w:ascii="Consolas" w:hAnsi="Consolas"/>
          <w:color w:val="7A3E9D"/>
          <w:sz w:val="21"/>
          <w:szCs w:val="21"/>
          <w:lang w:val="es-EC"/>
        </w:rPr>
        <w:t>System</w:t>
      </w:r>
      <w:r w:rsidRPr="006274FF">
        <w:rPr>
          <w:rFonts w:ascii="Consolas" w:hAnsi="Consolas"/>
          <w:color w:val="777777"/>
          <w:sz w:val="21"/>
          <w:szCs w:val="21"/>
          <w:lang w:val="es-EC"/>
        </w:rPr>
        <w:t>.</w:t>
      </w:r>
      <w:r w:rsidRPr="006274FF">
        <w:rPr>
          <w:rFonts w:ascii="Consolas" w:hAnsi="Consolas"/>
          <w:color w:val="7A3E9D"/>
          <w:sz w:val="21"/>
          <w:szCs w:val="21"/>
          <w:lang w:val="es-EC"/>
        </w:rPr>
        <w:t>out</w:t>
      </w:r>
      <w:r w:rsidRPr="006274FF">
        <w:rPr>
          <w:rFonts w:ascii="Consolas" w:hAnsi="Consolas"/>
          <w:color w:val="777777"/>
          <w:sz w:val="21"/>
          <w:szCs w:val="21"/>
          <w:lang w:val="es-EC"/>
        </w:rPr>
        <w:t>.</w:t>
      </w:r>
      <w:r w:rsidRPr="006274FF">
        <w:rPr>
          <w:rFonts w:ascii="Consolas" w:hAnsi="Consolas"/>
          <w:b/>
          <w:bCs/>
          <w:color w:val="AA3731"/>
          <w:sz w:val="21"/>
          <w:szCs w:val="21"/>
          <w:lang w:val="es-EC"/>
        </w:rPr>
        <w:t>println</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elegirimg</w:t>
      </w:r>
      <w:proofErr w:type="spellEnd"/>
      <w:r w:rsidRPr="006274FF">
        <w:rPr>
          <w:rFonts w:ascii="Consolas" w:hAnsi="Consolas"/>
          <w:color w:val="777777"/>
          <w:sz w:val="21"/>
          <w:szCs w:val="21"/>
          <w:lang w:val="es-EC"/>
        </w:rPr>
        <w:t>");</w:t>
      </w:r>
    </w:p>
    <w:p w14:paraId="34C50F3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proofErr w:type="spellStart"/>
      <w:r w:rsidRPr="001D52CE">
        <w:rPr>
          <w:rFonts w:ascii="Consolas" w:hAnsi="Consolas"/>
          <w:color w:val="333333"/>
          <w:sz w:val="21"/>
          <w:szCs w:val="21"/>
        </w:rPr>
        <w:t>creaProy</w:t>
      </w:r>
      <w:proofErr w:type="spellEnd"/>
      <w:r w:rsidRPr="001D52CE">
        <w:rPr>
          <w:rFonts w:ascii="Consolas" w:hAnsi="Consolas"/>
          <w:color w:val="333333"/>
          <w:sz w:val="21"/>
          <w:szCs w:val="21"/>
        </w:rPr>
        <w:t xml:space="preserve"> instance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creaProy</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p>
    <w:p w14:paraId="06E5EAA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3D67E68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b/>
          <w:bCs/>
          <w:color w:val="AA3731"/>
          <w:sz w:val="21"/>
          <w:szCs w:val="21"/>
        </w:rPr>
        <w:t>elegirimg</w:t>
      </w:r>
      <w:proofErr w:type="spellEnd"/>
      <w:proofErr w:type="gramEnd"/>
      <w:r w:rsidRPr="001D52CE">
        <w:rPr>
          <w:rFonts w:ascii="Consolas" w:hAnsi="Consolas"/>
          <w:color w:val="777777"/>
          <w:sz w:val="21"/>
          <w:szCs w:val="21"/>
        </w:rPr>
        <w:t>();</w:t>
      </w:r>
    </w:p>
    <w:p w14:paraId="56049FE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assertFalse</w:t>
      </w:r>
      <w:proofErr w:type="spellEnd"/>
      <w:r w:rsidRPr="001D52CE">
        <w:rPr>
          <w:rFonts w:ascii="Consolas" w:hAnsi="Consolas"/>
          <w:color w:val="777777"/>
          <w:sz w:val="21"/>
          <w:szCs w:val="21"/>
        </w:rPr>
        <w:t>(</w:t>
      </w:r>
      <w:proofErr w:type="spellStart"/>
      <w:proofErr w:type="gramEnd"/>
      <w:r w:rsidRPr="001D52CE">
        <w:rPr>
          <w:rFonts w:ascii="Consolas" w:hAnsi="Consolas"/>
          <w:color w:val="7A3E9D"/>
          <w:sz w:val="21"/>
          <w:szCs w:val="21"/>
        </w:rPr>
        <w:t>creaProy</w:t>
      </w:r>
      <w:r w:rsidRPr="001D52CE">
        <w:rPr>
          <w:rFonts w:ascii="Consolas" w:hAnsi="Consolas"/>
          <w:color w:val="777777"/>
          <w:sz w:val="21"/>
          <w:szCs w:val="21"/>
        </w:rPr>
        <w:t>.</w:t>
      </w:r>
      <w:r w:rsidRPr="001D52CE">
        <w:rPr>
          <w:rFonts w:ascii="Consolas" w:hAnsi="Consolas"/>
          <w:color w:val="7A3E9D"/>
          <w:sz w:val="21"/>
          <w:szCs w:val="21"/>
        </w:rPr>
        <w:t>narchivo</w:t>
      </w:r>
      <w:r w:rsidRPr="001D52CE">
        <w:rPr>
          <w:rFonts w:ascii="Consolas" w:hAnsi="Consolas"/>
          <w:color w:val="777777"/>
          <w:sz w:val="21"/>
          <w:szCs w:val="21"/>
        </w:rPr>
        <w:t>.</w:t>
      </w:r>
      <w:r w:rsidRPr="001D52CE">
        <w:rPr>
          <w:rFonts w:ascii="Consolas" w:hAnsi="Consolas"/>
          <w:b/>
          <w:bCs/>
          <w:color w:val="AA3731"/>
          <w:sz w:val="21"/>
          <w:szCs w:val="21"/>
        </w:rPr>
        <w:t>isEmpty</w:t>
      </w:r>
      <w:proofErr w:type="spellEnd"/>
      <w:r w:rsidRPr="001D52CE">
        <w:rPr>
          <w:rFonts w:ascii="Consolas" w:hAnsi="Consolas"/>
          <w:color w:val="777777"/>
          <w:sz w:val="21"/>
          <w:szCs w:val="21"/>
        </w:rPr>
        <w:t>());</w:t>
      </w:r>
    </w:p>
    <w:p w14:paraId="0A77B50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r w:rsidRPr="006274FF">
        <w:rPr>
          <w:rFonts w:ascii="Consolas" w:hAnsi="Consolas"/>
          <w:color w:val="777777"/>
          <w:sz w:val="21"/>
          <w:szCs w:val="21"/>
          <w:lang w:val="es-EC"/>
        </w:rPr>
        <w:t>}</w:t>
      </w:r>
    </w:p>
    <w:p w14:paraId="2D692317" w14:textId="77777777" w:rsidR="00E93D34" w:rsidRPr="006274FF" w:rsidRDefault="00E93D34" w:rsidP="00E93D34">
      <w:pPr>
        <w:pStyle w:val="APABodyText"/>
        <w:spacing w:before="240"/>
        <w:rPr>
          <w:lang w:val="es-EC"/>
        </w:rPr>
      </w:pPr>
      <w:r w:rsidRPr="006274FF">
        <w:rPr>
          <w:lang w:val="es-EC"/>
        </w:rPr>
        <w:t xml:space="preserve">Esta prueba verifica si el método </w:t>
      </w:r>
      <w:proofErr w:type="spellStart"/>
      <w:r w:rsidRPr="006274FF">
        <w:rPr>
          <w:lang w:val="es-EC"/>
        </w:rPr>
        <w:t>elegirimg</w:t>
      </w:r>
      <w:proofErr w:type="spellEnd"/>
      <w:r w:rsidRPr="006274FF">
        <w:rPr>
          <w:lang w:val="es-EC"/>
        </w:rPr>
        <w:t xml:space="preserve"> de la clase </w:t>
      </w:r>
      <w:proofErr w:type="spellStart"/>
      <w:r w:rsidRPr="006274FF">
        <w:rPr>
          <w:lang w:val="es-EC"/>
        </w:rPr>
        <w:t>creaProy</w:t>
      </w:r>
      <w:proofErr w:type="spellEnd"/>
      <w:r w:rsidRPr="006274FF">
        <w:rPr>
          <w:lang w:val="es-EC"/>
        </w:rPr>
        <w:t xml:space="preserve"> selecciona una imagen correctamente y asigna un valor a la variable </w:t>
      </w:r>
      <w:proofErr w:type="spellStart"/>
      <w:r w:rsidRPr="006274FF">
        <w:rPr>
          <w:lang w:val="es-EC"/>
        </w:rPr>
        <w:t>narchivo</w:t>
      </w:r>
      <w:proofErr w:type="spellEnd"/>
      <w:r w:rsidRPr="006274FF">
        <w:rPr>
          <w:lang w:val="es-EC"/>
        </w:rPr>
        <w:t>. Se verifica si la variable no está vacía después de la selección de la imagen.</w:t>
      </w:r>
    </w:p>
    <w:p w14:paraId="3573F6C2" w14:textId="77777777" w:rsidR="00E93D34" w:rsidRPr="006274FF" w:rsidRDefault="00E93D34" w:rsidP="00E93D34">
      <w:pPr>
        <w:pStyle w:val="APALevel3"/>
      </w:pPr>
      <w:r w:rsidRPr="006274FF">
        <w:t>Prueba de Copiado de Imagen (</w:t>
      </w:r>
      <w:proofErr w:type="spellStart"/>
      <w:r w:rsidRPr="006274FF">
        <w:t>testCopiarimg</w:t>
      </w:r>
      <w:proofErr w:type="spellEnd"/>
      <w:r w:rsidRPr="006274FF">
        <w:t>)</w:t>
      </w:r>
    </w:p>
    <w:p w14:paraId="3CCE3C4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777777"/>
          <w:sz w:val="21"/>
          <w:szCs w:val="21"/>
        </w:rPr>
        <w:t>@</w:t>
      </w:r>
      <w:r w:rsidRPr="001D52CE">
        <w:rPr>
          <w:rFonts w:ascii="Consolas" w:hAnsi="Consolas"/>
          <w:color w:val="7A3E9D"/>
          <w:sz w:val="21"/>
          <w:szCs w:val="21"/>
        </w:rPr>
        <w:t>Test</w:t>
      </w:r>
    </w:p>
    <w:p w14:paraId="4EEC4F4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testCopiarimg</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5AAA59EB"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copiarimg</w:t>
      </w:r>
      <w:proofErr w:type="spellEnd"/>
      <w:r w:rsidRPr="001D52CE">
        <w:rPr>
          <w:rFonts w:ascii="Consolas" w:hAnsi="Consolas"/>
          <w:color w:val="777777"/>
          <w:sz w:val="21"/>
          <w:szCs w:val="21"/>
        </w:rPr>
        <w:t>");</w:t>
      </w:r>
    </w:p>
    <w:p w14:paraId="54486144"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r w:rsidRPr="006274FF">
        <w:rPr>
          <w:rFonts w:ascii="Consolas" w:hAnsi="Consolas"/>
          <w:color w:val="7A3E9D"/>
          <w:sz w:val="21"/>
          <w:szCs w:val="21"/>
          <w:lang w:val="es-EC"/>
        </w:rPr>
        <w:t>String</w:t>
      </w:r>
      <w:proofErr w:type="spellEnd"/>
      <w:r w:rsidRPr="006274FF">
        <w:rPr>
          <w:rFonts w:ascii="Consolas" w:hAnsi="Consolas"/>
          <w:color w:val="333333"/>
          <w:sz w:val="21"/>
          <w:szCs w:val="21"/>
          <w:lang w:val="es-EC"/>
        </w:rPr>
        <w:t xml:space="preserve"> </w:t>
      </w:r>
      <w:r w:rsidRPr="006274FF">
        <w:rPr>
          <w:rFonts w:ascii="Consolas" w:hAnsi="Consolas"/>
          <w:color w:val="7A3E9D"/>
          <w:sz w:val="21"/>
          <w:szCs w:val="21"/>
          <w:lang w:val="es-EC"/>
        </w:rPr>
        <w:t>directorio</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D:/Imágenes/</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i/>
          <w:iCs/>
          <w:color w:val="AAAAAA"/>
          <w:sz w:val="21"/>
          <w:szCs w:val="21"/>
          <w:lang w:val="es-EC"/>
        </w:rPr>
        <w:t>// Cambia esta ruta a una válida en tu sistema</w:t>
      </w:r>
    </w:p>
    <w:p w14:paraId="77C83FD2"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creaProy</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instance</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creaProy</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p>
    <w:p w14:paraId="58455E7D"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p>
    <w:p w14:paraId="7846BD5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creaProy</w:t>
      </w:r>
      <w:r w:rsidRPr="006274FF">
        <w:rPr>
          <w:rFonts w:ascii="Consolas" w:hAnsi="Consolas"/>
          <w:color w:val="777777"/>
          <w:sz w:val="21"/>
          <w:szCs w:val="21"/>
          <w:lang w:val="es-EC"/>
        </w:rPr>
        <w:t>.</w:t>
      </w:r>
      <w:r w:rsidRPr="006274FF">
        <w:rPr>
          <w:rFonts w:ascii="Consolas" w:hAnsi="Consolas"/>
          <w:color w:val="7A3E9D"/>
          <w:sz w:val="21"/>
          <w:szCs w:val="21"/>
          <w:lang w:val="es-EC"/>
        </w:rPr>
        <w:t>origen</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D:/Documentos/</w:t>
      </w:r>
      <w:r w:rsidRPr="006274FF">
        <w:rPr>
          <w:rFonts w:ascii="Consolas" w:hAnsi="Consolas"/>
          <w:color w:val="777777"/>
          <w:sz w:val="21"/>
          <w:szCs w:val="21"/>
          <w:lang w:val="es-EC"/>
        </w:rPr>
        <w:t>";</w:t>
      </w:r>
    </w:p>
    <w:p w14:paraId="4CDAD44D"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creaProy</w:t>
      </w:r>
      <w:r w:rsidRPr="006274FF">
        <w:rPr>
          <w:rFonts w:ascii="Consolas" w:hAnsi="Consolas"/>
          <w:color w:val="777777"/>
          <w:sz w:val="21"/>
          <w:szCs w:val="21"/>
          <w:lang w:val="es-EC"/>
        </w:rPr>
        <w:t>.</w:t>
      </w:r>
      <w:r w:rsidRPr="006274FF">
        <w:rPr>
          <w:rFonts w:ascii="Consolas" w:hAnsi="Consolas"/>
          <w:color w:val="7A3E9D"/>
          <w:sz w:val="21"/>
          <w:szCs w:val="21"/>
          <w:lang w:val="es-EC"/>
        </w:rPr>
        <w:t>narchivo</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foto.jpg</w:t>
      </w:r>
      <w:r w:rsidRPr="006274FF">
        <w:rPr>
          <w:rFonts w:ascii="Consolas" w:hAnsi="Consolas"/>
          <w:color w:val="777777"/>
          <w:sz w:val="21"/>
          <w:szCs w:val="21"/>
          <w:lang w:val="es-EC"/>
        </w:rPr>
        <w:t>";</w:t>
      </w:r>
    </w:p>
    <w:p w14:paraId="020F6737"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try</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23F7694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b/>
          <w:bCs/>
          <w:color w:val="AA3731"/>
          <w:sz w:val="21"/>
          <w:szCs w:val="21"/>
          <w:lang w:val="es-EC"/>
        </w:rPr>
        <w:t>copiarimg</w:t>
      </w:r>
      <w:proofErr w:type="spellEnd"/>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directorio</w:t>
      </w:r>
      <w:r w:rsidRPr="006274FF">
        <w:rPr>
          <w:rFonts w:ascii="Consolas" w:hAnsi="Consolas"/>
          <w:color w:val="777777"/>
          <w:sz w:val="21"/>
          <w:szCs w:val="21"/>
          <w:lang w:val="es-EC"/>
        </w:rPr>
        <w:t>);</w:t>
      </w:r>
    </w:p>
    <w:p w14:paraId="658E5010"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p>
    <w:p w14:paraId="1FA2580C"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catch</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roofErr w:type="spellStart"/>
      <w:r w:rsidRPr="006274FF">
        <w:rPr>
          <w:rFonts w:ascii="Consolas" w:hAnsi="Consolas"/>
          <w:color w:val="7A3E9D"/>
          <w:sz w:val="21"/>
          <w:szCs w:val="21"/>
          <w:lang w:val="es-EC"/>
        </w:rPr>
        <w:t>Exception</w:t>
      </w:r>
      <w:proofErr w:type="spellEnd"/>
      <w:r w:rsidRPr="006274FF">
        <w:rPr>
          <w:rFonts w:ascii="Consolas" w:hAnsi="Consolas"/>
          <w:color w:val="333333"/>
          <w:sz w:val="21"/>
          <w:szCs w:val="21"/>
          <w:lang w:val="es-EC"/>
        </w:rPr>
        <w:t xml:space="preserve"> </w:t>
      </w:r>
      <w:r w:rsidRPr="006274FF">
        <w:rPr>
          <w:rFonts w:ascii="Consolas" w:hAnsi="Consolas"/>
          <w:color w:val="7A3E9D"/>
          <w:sz w:val="21"/>
          <w:szCs w:val="21"/>
          <w:lang w:val="es-EC"/>
        </w:rPr>
        <w:t>ex</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32187CD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fail</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448C27"/>
          <w:sz w:val="21"/>
          <w:szCs w:val="21"/>
          <w:lang w:val="es-EC"/>
        </w:rPr>
        <w:t xml:space="preserve">La prueba de </w:t>
      </w:r>
      <w:proofErr w:type="spellStart"/>
      <w:r w:rsidRPr="006274FF">
        <w:rPr>
          <w:rFonts w:ascii="Consolas" w:hAnsi="Consolas"/>
          <w:color w:val="448C27"/>
          <w:sz w:val="21"/>
          <w:szCs w:val="21"/>
          <w:lang w:val="es-EC"/>
        </w:rPr>
        <w:t>copiarimg</w:t>
      </w:r>
      <w:proofErr w:type="spellEnd"/>
      <w:r w:rsidRPr="006274FF">
        <w:rPr>
          <w:rFonts w:ascii="Consolas" w:hAnsi="Consolas"/>
          <w:color w:val="448C27"/>
          <w:sz w:val="21"/>
          <w:szCs w:val="21"/>
          <w:lang w:val="es-EC"/>
        </w:rPr>
        <w:t xml:space="preserve"> falló: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ex</w:t>
      </w:r>
      <w:r w:rsidRPr="006274FF">
        <w:rPr>
          <w:rFonts w:ascii="Consolas" w:hAnsi="Consolas"/>
          <w:color w:val="777777"/>
          <w:sz w:val="21"/>
          <w:szCs w:val="21"/>
          <w:lang w:val="es-EC"/>
        </w:rPr>
        <w:t>.</w:t>
      </w:r>
      <w:r w:rsidRPr="006274FF">
        <w:rPr>
          <w:rFonts w:ascii="Consolas" w:hAnsi="Consolas"/>
          <w:b/>
          <w:bCs/>
          <w:color w:val="AA3731"/>
          <w:sz w:val="21"/>
          <w:szCs w:val="21"/>
          <w:lang w:val="es-EC"/>
        </w:rPr>
        <w:t>getMessage</w:t>
      </w:r>
      <w:proofErr w:type="spellEnd"/>
      <w:r w:rsidRPr="006274FF">
        <w:rPr>
          <w:rFonts w:ascii="Consolas" w:hAnsi="Consolas"/>
          <w:color w:val="777777"/>
          <w:sz w:val="21"/>
          <w:szCs w:val="21"/>
          <w:lang w:val="es-EC"/>
        </w:rPr>
        <w:t>());</w:t>
      </w:r>
    </w:p>
    <w:p w14:paraId="707AB5BF"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2E9B5893"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18A1C05E" w14:textId="77777777" w:rsidR="00E93D34" w:rsidRPr="006274FF" w:rsidRDefault="00E93D34" w:rsidP="00E93D34">
      <w:pPr>
        <w:pStyle w:val="APABodyText"/>
        <w:spacing w:before="240"/>
        <w:rPr>
          <w:lang w:val="es-EC"/>
        </w:rPr>
      </w:pPr>
      <w:r w:rsidRPr="006274FF">
        <w:rPr>
          <w:lang w:val="es-EC"/>
        </w:rPr>
        <w:t xml:space="preserve">Esta prueba verifica si el método </w:t>
      </w:r>
      <w:proofErr w:type="spellStart"/>
      <w:r w:rsidRPr="006274FF">
        <w:rPr>
          <w:lang w:val="es-EC"/>
        </w:rPr>
        <w:t>copiarimg</w:t>
      </w:r>
      <w:proofErr w:type="spellEnd"/>
      <w:r w:rsidRPr="006274FF">
        <w:rPr>
          <w:lang w:val="es-EC"/>
        </w:rPr>
        <w:t xml:space="preserve"> de la clase </w:t>
      </w:r>
      <w:proofErr w:type="spellStart"/>
      <w:r w:rsidRPr="006274FF">
        <w:rPr>
          <w:lang w:val="es-EC"/>
        </w:rPr>
        <w:t>creaProy</w:t>
      </w:r>
      <w:proofErr w:type="spellEnd"/>
      <w:r w:rsidRPr="006274FF">
        <w:rPr>
          <w:lang w:val="es-EC"/>
        </w:rPr>
        <w:t xml:space="preserve"> copia una imagen desde una ubicación de origen a una ubicación de destino correctamente. Se establece una ubicación de origen simulada y se verifica si la copia se realiza exitosamente.</w:t>
      </w:r>
    </w:p>
    <w:p w14:paraId="723B90DA" w14:textId="26663B86" w:rsidR="00E93D34" w:rsidRPr="006274FF" w:rsidRDefault="4FCAF3DA" w:rsidP="56A5E16F">
      <w:pPr>
        <w:pStyle w:val="APALevel3"/>
        <w:rPr>
          <w:bCs/>
          <w:iCs/>
          <w:lang w:eastAsia="es-ES"/>
        </w:rPr>
      </w:pPr>
      <w:r w:rsidRPr="006274FF">
        <w:t xml:space="preserve">Prueba de Llenado de Tabla de Proyectos </w:t>
      </w:r>
    </w:p>
    <w:p w14:paraId="7230E67D"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lastRenderedPageBreak/>
        <w:t xml:space="preserve">    </w:t>
      </w:r>
      <w:r w:rsidRPr="006274FF">
        <w:rPr>
          <w:rFonts w:ascii="Consolas" w:hAnsi="Consolas"/>
          <w:color w:val="777777"/>
          <w:sz w:val="21"/>
          <w:szCs w:val="21"/>
          <w:lang w:val="es-EC"/>
        </w:rPr>
        <w:t>@</w:t>
      </w:r>
      <w:r w:rsidRPr="006274FF">
        <w:rPr>
          <w:rFonts w:ascii="Consolas" w:hAnsi="Consolas"/>
          <w:color w:val="7A3E9D"/>
          <w:sz w:val="21"/>
          <w:szCs w:val="21"/>
          <w:lang w:val="es-EC"/>
        </w:rPr>
        <w:t>Test</w:t>
      </w:r>
    </w:p>
    <w:p w14:paraId="59074DCF"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testLlenarTablaProy</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throws Exception </w:t>
      </w:r>
      <w:r w:rsidRPr="001D52CE">
        <w:rPr>
          <w:rFonts w:ascii="Consolas" w:hAnsi="Consolas"/>
          <w:color w:val="777777"/>
          <w:sz w:val="21"/>
          <w:szCs w:val="21"/>
        </w:rPr>
        <w:t>{</w:t>
      </w:r>
    </w:p>
    <w:p w14:paraId="0840D68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r w:rsidRPr="006274FF">
        <w:rPr>
          <w:rFonts w:ascii="Consolas" w:hAnsi="Consolas"/>
          <w:color w:val="7A3E9D"/>
          <w:sz w:val="21"/>
          <w:szCs w:val="21"/>
          <w:lang w:val="es-EC"/>
        </w:rPr>
        <w:t>System</w:t>
      </w:r>
      <w:r w:rsidRPr="006274FF">
        <w:rPr>
          <w:rFonts w:ascii="Consolas" w:hAnsi="Consolas"/>
          <w:color w:val="777777"/>
          <w:sz w:val="21"/>
          <w:szCs w:val="21"/>
          <w:lang w:val="es-EC"/>
        </w:rPr>
        <w:t>.</w:t>
      </w:r>
      <w:r w:rsidRPr="006274FF">
        <w:rPr>
          <w:rFonts w:ascii="Consolas" w:hAnsi="Consolas"/>
          <w:color w:val="7A3E9D"/>
          <w:sz w:val="21"/>
          <w:szCs w:val="21"/>
          <w:lang w:val="es-EC"/>
        </w:rPr>
        <w:t>out</w:t>
      </w:r>
      <w:r w:rsidRPr="006274FF">
        <w:rPr>
          <w:rFonts w:ascii="Consolas" w:hAnsi="Consolas"/>
          <w:color w:val="777777"/>
          <w:sz w:val="21"/>
          <w:szCs w:val="21"/>
          <w:lang w:val="es-EC"/>
        </w:rPr>
        <w:t>.</w:t>
      </w:r>
      <w:r w:rsidRPr="006274FF">
        <w:rPr>
          <w:rFonts w:ascii="Consolas" w:hAnsi="Consolas"/>
          <w:b/>
          <w:bCs/>
          <w:color w:val="AA3731"/>
          <w:sz w:val="21"/>
          <w:szCs w:val="21"/>
          <w:lang w:val="es-EC"/>
        </w:rPr>
        <w:t>println</w:t>
      </w:r>
      <w:proofErr w:type="spellEnd"/>
      <w:r w:rsidRPr="006274FF">
        <w:rPr>
          <w:rFonts w:ascii="Consolas" w:hAnsi="Consolas"/>
          <w:color w:val="777777"/>
          <w:sz w:val="21"/>
          <w:szCs w:val="21"/>
          <w:lang w:val="es-EC"/>
        </w:rPr>
        <w:t>("</w:t>
      </w:r>
      <w:proofErr w:type="spellStart"/>
      <w:r w:rsidRPr="006274FF">
        <w:rPr>
          <w:rFonts w:ascii="Consolas" w:hAnsi="Consolas"/>
          <w:color w:val="448C27"/>
          <w:sz w:val="21"/>
          <w:szCs w:val="21"/>
          <w:lang w:val="es-EC"/>
        </w:rPr>
        <w:t>llenarTablaProy</w:t>
      </w:r>
      <w:proofErr w:type="spellEnd"/>
      <w:r w:rsidRPr="006274FF">
        <w:rPr>
          <w:rFonts w:ascii="Consolas" w:hAnsi="Consolas"/>
          <w:color w:val="777777"/>
          <w:sz w:val="21"/>
          <w:szCs w:val="21"/>
          <w:lang w:val="es-EC"/>
        </w:rPr>
        <w:t>");</w:t>
      </w:r>
    </w:p>
    <w:p w14:paraId="3A734BE4"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p>
    <w:p w14:paraId="743348E9"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777777"/>
          <w:sz w:val="21"/>
          <w:szCs w:val="21"/>
          <w:lang w:val="es-EC"/>
        </w:rPr>
        <w:t xml:space="preserve">        </w:t>
      </w:r>
      <w:r w:rsidRPr="006274FF">
        <w:rPr>
          <w:rFonts w:ascii="Consolas" w:hAnsi="Consolas"/>
          <w:i/>
          <w:iCs/>
          <w:color w:val="AAAAAA"/>
          <w:sz w:val="21"/>
          <w:szCs w:val="21"/>
          <w:lang w:val="es-EC"/>
        </w:rPr>
        <w:t xml:space="preserve">// Crear datos quemados para simular el </w:t>
      </w:r>
      <w:proofErr w:type="spellStart"/>
      <w:r w:rsidRPr="006274FF">
        <w:rPr>
          <w:rFonts w:ascii="Consolas" w:hAnsi="Consolas"/>
          <w:i/>
          <w:iCs/>
          <w:color w:val="AAAAAA"/>
          <w:sz w:val="21"/>
          <w:szCs w:val="21"/>
          <w:lang w:val="es-EC"/>
        </w:rPr>
        <w:t>ResultSet</w:t>
      </w:r>
      <w:proofErr w:type="spellEnd"/>
    </w:p>
    <w:p w14:paraId="6E80FFBD"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Object</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A3E9D"/>
          <w:sz w:val="21"/>
          <w:szCs w:val="21"/>
          <w:lang w:val="es-EC"/>
        </w:rPr>
        <w:t>data</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65DFE17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9C5D27"/>
          <w:sz w:val="21"/>
          <w:szCs w:val="21"/>
          <w:lang w:val="es-EC"/>
        </w:rPr>
        <w:t>1</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Proyecto 1</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9C5D27"/>
          <w:sz w:val="21"/>
          <w:szCs w:val="21"/>
          <w:lang w:val="es-EC"/>
        </w:rPr>
        <w:t>1000</w:t>
      </w:r>
      <w:r w:rsidRPr="006274FF">
        <w:rPr>
          <w:rFonts w:ascii="Consolas" w:hAnsi="Consolas"/>
          <w:color w:val="777777"/>
          <w:sz w:val="21"/>
          <w:szCs w:val="21"/>
          <w:lang w:val="es-EC"/>
        </w:rPr>
        <w:t>},</w:t>
      </w:r>
    </w:p>
    <w:p w14:paraId="58DA143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9C5D27"/>
          <w:sz w:val="21"/>
          <w:szCs w:val="21"/>
          <w:lang w:val="es-EC"/>
        </w:rPr>
        <w:t>2</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Proyecto 2</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9C5D27"/>
          <w:sz w:val="21"/>
          <w:szCs w:val="21"/>
          <w:lang w:val="es-EC"/>
        </w:rPr>
        <w:t>1500</w:t>
      </w:r>
      <w:r w:rsidRPr="006274FF">
        <w:rPr>
          <w:rFonts w:ascii="Consolas" w:hAnsi="Consolas"/>
          <w:color w:val="777777"/>
          <w:sz w:val="21"/>
          <w:szCs w:val="21"/>
          <w:lang w:val="es-EC"/>
        </w:rPr>
        <w:t>},</w:t>
      </w:r>
    </w:p>
    <w:p w14:paraId="41461E01"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9C5D27"/>
          <w:sz w:val="21"/>
          <w:szCs w:val="21"/>
          <w:lang w:val="es-EC"/>
        </w:rPr>
        <w:t>3</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Proyecto 3</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9C5D27"/>
          <w:sz w:val="21"/>
          <w:szCs w:val="21"/>
          <w:lang w:val="es-EC"/>
        </w:rPr>
        <w:t>800</w:t>
      </w:r>
      <w:r w:rsidRPr="006274FF">
        <w:rPr>
          <w:rFonts w:ascii="Consolas" w:hAnsi="Consolas"/>
          <w:color w:val="777777"/>
          <w:sz w:val="21"/>
          <w:szCs w:val="21"/>
          <w:lang w:val="es-EC"/>
        </w:rPr>
        <w:t>}</w:t>
      </w:r>
    </w:p>
    <w:p w14:paraId="39F9E3A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429F6EF6"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String</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columnNames</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ID</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TITULO</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DINERO</w:t>
      </w:r>
      <w:r w:rsidRPr="006274FF">
        <w:rPr>
          <w:rFonts w:ascii="Consolas" w:hAnsi="Consolas"/>
          <w:color w:val="777777"/>
          <w:sz w:val="21"/>
          <w:szCs w:val="21"/>
          <w:lang w:val="es-EC"/>
        </w:rPr>
        <w:t>"};</w:t>
      </w:r>
    </w:p>
    <w:p w14:paraId="79709F6B"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p>
    <w:p w14:paraId="70A0B3B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DefaultTableModel</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mockModel</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DefaultTableModel</w:t>
      </w:r>
      <w:proofErr w:type="spellEnd"/>
      <w:r w:rsidRPr="006274FF">
        <w:rPr>
          <w:rFonts w:ascii="Consolas" w:hAnsi="Consolas"/>
          <w:color w:val="777777"/>
          <w:sz w:val="21"/>
          <w:szCs w:val="21"/>
          <w:lang w:val="es-EC"/>
        </w:rPr>
        <w:t>(</w:t>
      </w:r>
      <w:proofErr w:type="gramEnd"/>
      <w:r w:rsidRPr="006274FF">
        <w:rPr>
          <w:rFonts w:ascii="Consolas" w:hAnsi="Consolas"/>
          <w:color w:val="333333"/>
          <w:sz w:val="21"/>
          <w:szCs w:val="21"/>
          <w:lang w:val="es-EC"/>
        </w:rPr>
        <w:t>data</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columnNames</w:t>
      </w:r>
      <w:proofErr w:type="spellEnd"/>
      <w:r w:rsidRPr="006274FF">
        <w:rPr>
          <w:rFonts w:ascii="Consolas" w:hAnsi="Consolas"/>
          <w:color w:val="777777"/>
          <w:sz w:val="21"/>
          <w:szCs w:val="21"/>
          <w:lang w:val="es-EC"/>
        </w:rPr>
        <w:t>);</w:t>
      </w:r>
    </w:p>
    <w:p w14:paraId="601B90C1"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p>
    <w:p w14:paraId="1C8D202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777777"/>
          <w:sz w:val="21"/>
          <w:szCs w:val="21"/>
          <w:lang w:val="es-EC"/>
        </w:rPr>
        <w:t xml:space="preserve">        </w:t>
      </w:r>
      <w:r w:rsidRPr="006274FF">
        <w:rPr>
          <w:rFonts w:ascii="Consolas" w:hAnsi="Consolas"/>
          <w:i/>
          <w:iCs/>
          <w:color w:val="AAAAAA"/>
          <w:sz w:val="21"/>
          <w:szCs w:val="21"/>
          <w:lang w:val="es-EC"/>
        </w:rPr>
        <w:t xml:space="preserve">// Crear una instancia de </w:t>
      </w:r>
      <w:proofErr w:type="spellStart"/>
      <w:r w:rsidRPr="006274FF">
        <w:rPr>
          <w:rFonts w:ascii="Consolas" w:hAnsi="Consolas"/>
          <w:i/>
          <w:iCs/>
          <w:color w:val="AAAAAA"/>
          <w:sz w:val="21"/>
          <w:szCs w:val="21"/>
          <w:lang w:val="es-EC"/>
        </w:rPr>
        <w:t>listdir</w:t>
      </w:r>
      <w:proofErr w:type="spellEnd"/>
      <w:r w:rsidRPr="006274FF">
        <w:rPr>
          <w:rFonts w:ascii="Consolas" w:hAnsi="Consolas"/>
          <w:i/>
          <w:iCs/>
          <w:color w:val="AAAAAA"/>
          <w:sz w:val="21"/>
          <w:szCs w:val="21"/>
          <w:lang w:val="es-EC"/>
        </w:rPr>
        <w:t xml:space="preserve"> y establecer el modelo de tabla simulado</w:t>
      </w:r>
    </w:p>
    <w:p w14:paraId="6D16F1B9"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listdir</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333333"/>
          <w:sz w:val="21"/>
          <w:szCs w:val="21"/>
          <w:lang w:val="es-EC"/>
        </w:rPr>
        <w:t>instance</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listdir</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p>
    <w:p w14:paraId="24442E96"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color w:val="7A3E9D"/>
          <w:sz w:val="21"/>
          <w:szCs w:val="21"/>
          <w:lang w:val="es-EC"/>
        </w:rPr>
        <w:t>ProyTables</w:t>
      </w:r>
      <w:r w:rsidRPr="006274FF">
        <w:rPr>
          <w:rFonts w:ascii="Consolas" w:hAnsi="Consolas"/>
          <w:color w:val="777777"/>
          <w:sz w:val="21"/>
          <w:szCs w:val="21"/>
          <w:lang w:val="es-EC"/>
        </w:rPr>
        <w:t>.</w:t>
      </w:r>
      <w:r w:rsidRPr="006274FF">
        <w:rPr>
          <w:rFonts w:ascii="Consolas" w:hAnsi="Consolas"/>
          <w:b/>
          <w:bCs/>
          <w:color w:val="AA3731"/>
          <w:sz w:val="21"/>
          <w:szCs w:val="21"/>
          <w:lang w:val="es-EC"/>
        </w:rPr>
        <w:t>setModel</w:t>
      </w:r>
      <w:proofErr w:type="spellEnd"/>
      <w:proofErr w:type="gramEnd"/>
      <w:r w:rsidRPr="006274FF">
        <w:rPr>
          <w:rFonts w:ascii="Consolas" w:hAnsi="Consolas"/>
          <w:color w:val="777777"/>
          <w:sz w:val="21"/>
          <w:szCs w:val="21"/>
          <w:lang w:val="es-EC"/>
        </w:rPr>
        <w:t>(</w:t>
      </w:r>
      <w:proofErr w:type="spellStart"/>
      <w:r w:rsidRPr="006274FF">
        <w:rPr>
          <w:rFonts w:ascii="Consolas" w:hAnsi="Consolas"/>
          <w:color w:val="333333"/>
          <w:sz w:val="21"/>
          <w:szCs w:val="21"/>
          <w:lang w:val="es-EC"/>
        </w:rPr>
        <w:t>mockModel</w:t>
      </w:r>
      <w:proofErr w:type="spellEnd"/>
      <w:r w:rsidRPr="006274FF">
        <w:rPr>
          <w:rFonts w:ascii="Consolas" w:hAnsi="Consolas"/>
          <w:color w:val="777777"/>
          <w:sz w:val="21"/>
          <w:szCs w:val="21"/>
          <w:lang w:val="es-EC"/>
        </w:rPr>
        <w:t>);</w:t>
      </w:r>
    </w:p>
    <w:p w14:paraId="66BBE504"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514DB0F4" w14:textId="77777777" w:rsidR="00E93D34" w:rsidRPr="006274FF" w:rsidRDefault="00E93D34" w:rsidP="00E93D34">
      <w:pPr>
        <w:pStyle w:val="APABodyText"/>
        <w:spacing w:before="240"/>
        <w:rPr>
          <w:lang w:val="es-EC"/>
        </w:rPr>
      </w:pPr>
      <w:proofErr w:type="gramStart"/>
      <w:r w:rsidRPr="006274FF">
        <w:rPr>
          <w:lang w:val="es-EC"/>
        </w:rPr>
        <w:t>Esta prueba verifican</w:t>
      </w:r>
      <w:proofErr w:type="gramEnd"/>
      <w:r w:rsidRPr="006274FF">
        <w:rPr>
          <w:lang w:val="es-EC"/>
        </w:rPr>
        <w:t xml:space="preserve"> si el método </w:t>
      </w:r>
      <w:proofErr w:type="spellStart"/>
      <w:r w:rsidRPr="006274FF">
        <w:rPr>
          <w:lang w:val="es-EC"/>
        </w:rPr>
        <w:t>llenarTablaProy</w:t>
      </w:r>
      <w:proofErr w:type="spellEnd"/>
      <w:r w:rsidRPr="006274FF">
        <w:rPr>
          <w:lang w:val="es-EC"/>
        </w:rPr>
        <w:t xml:space="preserve"> de la clase </w:t>
      </w:r>
      <w:proofErr w:type="spellStart"/>
      <w:r w:rsidRPr="006274FF">
        <w:rPr>
          <w:lang w:val="es-EC"/>
        </w:rPr>
        <w:t>listdir</w:t>
      </w:r>
      <w:proofErr w:type="spellEnd"/>
      <w:r w:rsidRPr="006274FF">
        <w:rPr>
          <w:lang w:val="es-EC"/>
        </w:rPr>
        <w:t xml:space="preserve"> llena la tabla de proyectos correctamente con datos simulados. Se crean instancias de la clase y se establecen modelos simulados para la tabla. </w:t>
      </w:r>
    </w:p>
    <w:p w14:paraId="2C8A6D10" w14:textId="77777777" w:rsidR="00E93D34" w:rsidRPr="006274FF" w:rsidRDefault="00E93D34" w:rsidP="00E93D34">
      <w:pPr>
        <w:pStyle w:val="APALevel3"/>
      </w:pPr>
      <w:r w:rsidRPr="006274FF">
        <w:t>Prueba de Generación de Números Aleatorios (</w:t>
      </w:r>
      <w:proofErr w:type="spellStart"/>
      <w:r w:rsidRPr="006274FF">
        <w:t>testRand</w:t>
      </w:r>
      <w:proofErr w:type="spellEnd"/>
      <w:r w:rsidRPr="006274FF">
        <w:t>)</w:t>
      </w:r>
    </w:p>
    <w:p w14:paraId="5586D24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r w:rsidRPr="001D52CE">
        <w:rPr>
          <w:rFonts w:ascii="Consolas" w:hAnsi="Consolas"/>
          <w:color w:val="777777"/>
          <w:sz w:val="21"/>
          <w:szCs w:val="21"/>
        </w:rPr>
        <w:t>@</w:t>
      </w:r>
      <w:r w:rsidRPr="001D52CE">
        <w:rPr>
          <w:rFonts w:ascii="Consolas" w:hAnsi="Consolas"/>
          <w:color w:val="7A3E9D"/>
          <w:sz w:val="21"/>
          <w:szCs w:val="21"/>
        </w:rPr>
        <w:t>Test</w:t>
      </w:r>
    </w:p>
    <w:p w14:paraId="303DFB55"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testRand</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54DFCA4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r w:rsidRPr="001D52CE">
        <w:rPr>
          <w:rFonts w:ascii="Consolas" w:hAnsi="Consolas"/>
          <w:color w:val="448C27"/>
          <w:sz w:val="21"/>
          <w:szCs w:val="21"/>
        </w:rPr>
        <w:t>rand</w:t>
      </w:r>
      <w:r w:rsidRPr="001D52CE">
        <w:rPr>
          <w:rFonts w:ascii="Consolas" w:hAnsi="Consolas"/>
          <w:color w:val="777777"/>
          <w:sz w:val="21"/>
          <w:szCs w:val="21"/>
        </w:rPr>
        <w:t>");</w:t>
      </w:r>
    </w:p>
    <w:p w14:paraId="28604DA1"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int</w:t>
      </w:r>
      <w:r w:rsidRPr="001D52CE">
        <w:rPr>
          <w:rFonts w:ascii="Consolas" w:hAnsi="Consolas"/>
          <w:color w:val="333333"/>
          <w:sz w:val="21"/>
          <w:szCs w:val="21"/>
        </w:rPr>
        <w:t xml:space="preserve"> </w:t>
      </w:r>
      <w:r w:rsidRPr="001D52CE">
        <w:rPr>
          <w:rFonts w:ascii="Consolas" w:hAnsi="Consolas"/>
          <w:color w:val="7A3E9D"/>
          <w:sz w:val="21"/>
          <w:szCs w:val="21"/>
        </w:rPr>
        <w:t>min</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9C5D27"/>
          <w:sz w:val="21"/>
          <w:szCs w:val="21"/>
        </w:rPr>
        <w:t>0</w:t>
      </w:r>
      <w:r w:rsidRPr="001D52CE">
        <w:rPr>
          <w:rFonts w:ascii="Consolas" w:hAnsi="Consolas"/>
          <w:color w:val="777777"/>
          <w:sz w:val="21"/>
          <w:szCs w:val="21"/>
        </w:rPr>
        <w:t>;</w:t>
      </w:r>
    </w:p>
    <w:p w14:paraId="118EDDAD"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int</w:t>
      </w:r>
      <w:r w:rsidRPr="001D52CE">
        <w:rPr>
          <w:rFonts w:ascii="Consolas" w:hAnsi="Consolas"/>
          <w:color w:val="333333"/>
          <w:sz w:val="21"/>
          <w:szCs w:val="21"/>
        </w:rPr>
        <w:t xml:space="preserve"> </w:t>
      </w:r>
      <w:r w:rsidRPr="001D52CE">
        <w:rPr>
          <w:rFonts w:ascii="Consolas" w:hAnsi="Consolas"/>
          <w:color w:val="7A3E9D"/>
          <w:sz w:val="21"/>
          <w:szCs w:val="21"/>
        </w:rPr>
        <w:t>max</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9C5D27"/>
          <w:sz w:val="21"/>
          <w:szCs w:val="21"/>
        </w:rPr>
        <w:t>10</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i/>
          <w:iCs/>
          <w:color w:val="AAAAAA"/>
          <w:sz w:val="21"/>
          <w:szCs w:val="21"/>
        </w:rPr>
        <w:t>// Define a suitable range for your test</w:t>
      </w:r>
    </w:p>
    <w:p w14:paraId="30DAF49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String</w:t>
      </w:r>
      <w:r w:rsidRPr="001D52CE">
        <w:rPr>
          <w:rFonts w:ascii="Consolas" w:hAnsi="Consolas"/>
          <w:color w:val="333333"/>
          <w:sz w:val="21"/>
          <w:szCs w:val="21"/>
        </w:rPr>
        <w:t xml:space="preserve"> </w:t>
      </w:r>
      <w:r w:rsidRPr="001D52CE">
        <w:rPr>
          <w:rFonts w:ascii="Consolas" w:hAnsi="Consolas"/>
          <w:color w:val="7A3E9D"/>
          <w:sz w:val="21"/>
          <w:szCs w:val="21"/>
        </w:rPr>
        <w:t>result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MostraProy</w:t>
      </w:r>
      <w:r w:rsidRPr="001D52CE">
        <w:rPr>
          <w:rFonts w:ascii="Consolas" w:hAnsi="Consolas"/>
          <w:color w:val="777777"/>
          <w:sz w:val="21"/>
          <w:szCs w:val="21"/>
        </w:rPr>
        <w:t>.</w:t>
      </w:r>
      <w:r w:rsidRPr="001D52CE">
        <w:rPr>
          <w:rFonts w:ascii="Consolas" w:hAnsi="Consolas"/>
          <w:b/>
          <w:bCs/>
          <w:color w:val="AA3731"/>
          <w:sz w:val="21"/>
          <w:szCs w:val="21"/>
        </w:rPr>
        <w:t>rand</w:t>
      </w:r>
      <w:proofErr w:type="spellEnd"/>
      <w:r w:rsidRPr="001D52CE">
        <w:rPr>
          <w:rFonts w:ascii="Consolas" w:hAnsi="Consolas"/>
          <w:color w:val="777777"/>
          <w:sz w:val="21"/>
          <w:szCs w:val="21"/>
        </w:rPr>
        <w:t>(</w:t>
      </w:r>
      <w:r w:rsidRPr="001D52CE">
        <w:rPr>
          <w:rFonts w:ascii="Consolas" w:hAnsi="Consolas"/>
          <w:color w:val="333333"/>
          <w:sz w:val="21"/>
          <w:szCs w:val="21"/>
        </w:rPr>
        <w:t>min</w:t>
      </w:r>
      <w:r w:rsidRPr="001D52CE">
        <w:rPr>
          <w:rFonts w:ascii="Consolas" w:hAnsi="Consolas"/>
          <w:color w:val="777777"/>
          <w:sz w:val="21"/>
          <w:szCs w:val="21"/>
        </w:rPr>
        <w:t>,</w:t>
      </w:r>
      <w:r w:rsidRPr="001D52CE">
        <w:rPr>
          <w:rFonts w:ascii="Consolas" w:hAnsi="Consolas"/>
          <w:color w:val="333333"/>
          <w:sz w:val="21"/>
          <w:szCs w:val="21"/>
        </w:rPr>
        <w:t xml:space="preserve"> max</w:t>
      </w:r>
      <w:r w:rsidRPr="001D52CE">
        <w:rPr>
          <w:rFonts w:ascii="Consolas" w:hAnsi="Consolas"/>
          <w:color w:val="777777"/>
          <w:sz w:val="21"/>
          <w:szCs w:val="21"/>
        </w:rPr>
        <w:t>);</w:t>
      </w:r>
    </w:p>
    <w:p w14:paraId="5AE5136D"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r w:rsidRPr="006274FF">
        <w:rPr>
          <w:rFonts w:ascii="Consolas" w:hAnsi="Consolas"/>
          <w:b/>
          <w:bCs/>
          <w:color w:val="AA3731"/>
          <w:sz w:val="21"/>
          <w:szCs w:val="21"/>
          <w:lang w:val="es-EC"/>
        </w:rPr>
        <w:t>assertNotNull</w:t>
      </w:r>
      <w:proofErr w:type="spellEnd"/>
      <w:r w:rsidRPr="006274FF">
        <w:rPr>
          <w:rFonts w:ascii="Consolas" w:hAnsi="Consolas"/>
          <w:color w:val="777777"/>
          <w:sz w:val="21"/>
          <w:szCs w:val="21"/>
          <w:lang w:val="es-EC"/>
        </w:rPr>
        <w:t>(</w:t>
      </w:r>
      <w:proofErr w:type="spellStart"/>
      <w:r w:rsidRPr="006274FF">
        <w:rPr>
          <w:rFonts w:ascii="Consolas" w:hAnsi="Consolas"/>
          <w:color w:val="333333"/>
          <w:sz w:val="21"/>
          <w:szCs w:val="21"/>
          <w:lang w:val="es-EC"/>
        </w:rPr>
        <w:t>result</w:t>
      </w:r>
      <w:proofErr w:type="spellEnd"/>
      <w:r w:rsidRPr="006274FF">
        <w:rPr>
          <w:rFonts w:ascii="Consolas" w:hAnsi="Consolas"/>
          <w:color w:val="777777"/>
          <w:sz w:val="21"/>
          <w:szCs w:val="21"/>
          <w:lang w:val="es-EC"/>
        </w:rPr>
        <w:t>);</w:t>
      </w:r>
    </w:p>
    <w:p w14:paraId="212711A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72DCA0A2" w14:textId="77777777" w:rsidR="00E93D34" w:rsidRPr="006274FF" w:rsidRDefault="00E93D34" w:rsidP="00E93D34">
      <w:pPr>
        <w:pStyle w:val="APABodyText"/>
        <w:spacing w:before="240"/>
        <w:rPr>
          <w:lang w:val="es-EC"/>
        </w:rPr>
      </w:pPr>
      <w:r w:rsidRPr="006274FF">
        <w:rPr>
          <w:lang w:val="es-EC"/>
        </w:rPr>
        <w:t>Esta prueba verifica si el método rand genera un número aleatorio dentro de un rango válido. Se establece un rango y se verifica si el resultado es no nulo.</w:t>
      </w:r>
    </w:p>
    <w:p w14:paraId="150B61D0" w14:textId="77777777" w:rsidR="00E93D34" w:rsidRPr="006274FF" w:rsidRDefault="00E93D34" w:rsidP="00E93D34">
      <w:pPr>
        <w:pStyle w:val="APALevel3"/>
      </w:pPr>
      <w:r w:rsidRPr="006274FF">
        <w:lastRenderedPageBreak/>
        <w:t>Pruebas de Configuración de Atributos (</w:t>
      </w:r>
      <w:proofErr w:type="spellStart"/>
      <w:r w:rsidRPr="006274FF">
        <w:t>testSetTitulovar</w:t>
      </w:r>
      <w:proofErr w:type="spellEnd"/>
      <w:r w:rsidRPr="006274FF">
        <w:t xml:space="preserve">, </w:t>
      </w:r>
      <w:proofErr w:type="spellStart"/>
      <w:r w:rsidRPr="006274FF">
        <w:t>testSetLemavar</w:t>
      </w:r>
      <w:proofErr w:type="spellEnd"/>
      <w:r w:rsidRPr="006274FF">
        <w:t xml:space="preserve">, </w:t>
      </w:r>
      <w:proofErr w:type="spellStart"/>
      <w:r w:rsidRPr="006274FF">
        <w:t>testSetDinerovar</w:t>
      </w:r>
      <w:proofErr w:type="spellEnd"/>
      <w:r w:rsidRPr="006274FF">
        <w:t xml:space="preserve">, </w:t>
      </w:r>
      <w:proofErr w:type="spellStart"/>
      <w:r w:rsidRPr="006274FF">
        <w:t>testSetDescripcionvar</w:t>
      </w:r>
      <w:proofErr w:type="spellEnd"/>
      <w:r w:rsidRPr="006274FF">
        <w:t xml:space="preserve">, </w:t>
      </w:r>
      <w:proofErr w:type="spellStart"/>
      <w:r w:rsidRPr="006274FF">
        <w:t>testSetLinkvar</w:t>
      </w:r>
      <w:proofErr w:type="spellEnd"/>
      <w:r w:rsidRPr="006274FF">
        <w:t>)</w:t>
      </w:r>
    </w:p>
    <w:p w14:paraId="70B41EE2"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w:t>
      </w:r>
      <w:r w:rsidRPr="001D52CE">
        <w:rPr>
          <w:rFonts w:ascii="Consolas" w:hAnsi="Consolas"/>
          <w:color w:val="777777"/>
          <w:sz w:val="21"/>
          <w:szCs w:val="21"/>
        </w:rPr>
        <w:t>@</w:t>
      </w:r>
      <w:r w:rsidRPr="001D52CE">
        <w:rPr>
          <w:rFonts w:ascii="Consolas" w:hAnsi="Consolas"/>
          <w:color w:val="7A3E9D"/>
          <w:sz w:val="21"/>
          <w:szCs w:val="21"/>
        </w:rPr>
        <w:t>Test</w:t>
      </w:r>
    </w:p>
    <w:p w14:paraId="4911B864"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testSetTitulovar</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47DBAA92"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setTitulovar</w:t>
      </w:r>
      <w:proofErr w:type="spellEnd"/>
      <w:r w:rsidRPr="001D52CE">
        <w:rPr>
          <w:rFonts w:ascii="Consolas" w:hAnsi="Consolas"/>
          <w:color w:val="777777"/>
          <w:sz w:val="21"/>
          <w:szCs w:val="21"/>
        </w:rPr>
        <w:t>");</w:t>
      </w:r>
    </w:p>
    <w:p w14:paraId="512B7F8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String</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titulovar</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448C27"/>
          <w:sz w:val="21"/>
          <w:szCs w:val="21"/>
        </w:rPr>
        <w:t>Mi Proyecto</w:t>
      </w:r>
      <w:r w:rsidRPr="001D52CE">
        <w:rPr>
          <w:rFonts w:ascii="Consolas" w:hAnsi="Consolas"/>
          <w:color w:val="777777"/>
          <w:sz w:val="21"/>
          <w:szCs w:val="21"/>
        </w:rPr>
        <w:t>";</w:t>
      </w:r>
    </w:p>
    <w:p w14:paraId="0CC730E3"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MostraProy</w:t>
      </w:r>
      <w:proofErr w:type="spellEnd"/>
      <w:r w:rsidRPr="001D52CE">
        <w:rPr>
          <w:rFonts w:ascii="Consolas" w:hAnsi="Consolas"/>
          <w:color w:val="333333"/>
          <w:sz w:val="21"/>
          <w:szCs w:val="21"/>
        </w:rPr>
        <w:t xml:space="preserve"> </w:t>
      </w:r>
      <w:r w:rsidRPr="001D52CE">
        <w:rPr>
          <w:rFonts w:ascii="Consolas" w:hAnsi="Consolas"/>
          <w:color w:val="7A3E9D"/>
          <w:sz w:val="21"/>
          <w:szCs w:val="21"/>
        </w:rPr>
        <w:t>instance</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MostraProy</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p>
    <w:p w14:paraId="50AB30B5"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b/>
          <w:bCs/>
          <w:color w:val="AA3731"/>
          <w:sz w:val="21"/>
          <w:szCs w:val="21"/>
        </w:rPr>
        <w:t>setTitulovar</w:t>
      </w:r>
      <w:proofErr w:type="spellEnd"/>
      <w:proofErr w:type="gramEnd"/>
      <w:r w:rsidRPr="001D52CE">
        <w:rPr>
          <w:rFonts w:ascii="Consolas" w:hAnsi="Consolas"/>
          <w:color w:val="777777"/>
          <w:sz w:val="21"/>
          <w:szCs w:val="21"/>
        </w:rPr>
        <w:t>(</w:t>
      </w:r>
      <w:proofErr w:type="spellStart"/>
      <w:r w:rsidRPr="001D52CE">
        <w:rPr>
          <w:rFonts w:ascii="Consolas" w:hAnsi="Consolas"/>
          <w:color w:val="333333"/>
          <w:sz w:val="21"/>
          <w:szCs w:val="21"/>
        </w:rPr>
        <w:t>titulovar</w:t>
      </w:r>
      <w:proofErr w:type="spellEnd"/>
      <w:r w:rsidRPr="001D52CE">
        <w:rPr>
          <w:rFonts w:ascii="Consolas" w:hAnsi="Consolas"/>
          <w:color w:val="777777"/>
          <w:sz w:val="21"/>
          <w:szCs w:val="21"/>
        </w:rPr>
        <w:t>);</w:t>
      </w:r>
    </w:p>
    <w:p w14:paraId="52786B17"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assertEquals</w:t>
      </w:r>
      <w:proofErr w:type="spellEnd"/>
      <w:r w:rsidRPr="001D52CE">
        <w:rPr>
          <w:rFonts w:ascii="Consolas" w:hAnsi="Consolas"/>
          <w:color w:val="777777"/>
          <w:sz w:val="21"/>
          <w:szCs w:val="21"/>
        </w:rPr>
        <w:t>(</w:t>
      </w:r>
      <w:proofErr w:type="spellStart"/>
      <w:proofErr w:type="gramEnd"/>
      <w:r w:rsidRPr="001D52CE">
        <w:rPr>
          <w:rFonts w:ascii="Consolas" w:hAnsi="Consolas"/>
          <w:color w:val="333333"/>
          <w:sz w:val="21"/>
          <w:szCs w:val="21"/>
        </w:rPr>
        <w:t>titulovar</w:t>
      </w:r>
      <w:proofErr w:type="spellEnd"/>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titulo</w:t>
      </w:r>
      <w:r w:rsidRPr="001D52CE">
        <w:rPr>
          <w:rFonts w:ascii="Consolas" w:hAnsi="Consolas"/>
          <w:color w:val="777777"/>
          <w:sz w:val="21"/>
          <w:szCs w:val="21"/>
        </w:rPr>
        <w:t>.</w:t>
      </w:r>
      <w:r w:rsidRPr="001D52CE">
        <w:rPr>
          <w:rFonts w:ascii="Consolas" w:hAnsi="Consolas"/>
          <w:b/>
          <w:bCs/>
          <w:color w:val="AA3731"/>
          <w:sz w:val="21"/>
          <w:szCs w:val="21"/>
        </w:rPr>
        <w:t>getText</w:t>
      </w:r>
      <w:proofErr w:type="spellEnd"/>
      <w:r w:rsidRPr="001D52CE">
        <w:rPr>
          <w:rFonts w:ascii="Consolas" w:hAnsi="Consolas"/>
          <w:color w:val="777777"/>
          <w:sz w:val="21"/>
          <w:szCs w:val="21"/>
        </w:rPr>
        <w:t>());</w:t>
      </w:r>
    </w:p>
    <w:p w14:paraId="70B13B4D"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p>
    <w:p w14:paraId="5A3CF30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6F444FB2"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7A3E9D"/>
          <w:sz w:val="21"/>
          <w:szCs w:val="21"/>
        </w:rPr>
        <w:t>Test</w:t>
      </w:r>
    </w:p>
    <w:p w14:paraId="2AB25F0B"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testSetLemavar</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17F4FABF"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setLemavar</w:t>
      </w:r>
      <w:proofErr w:type="spellEnd"/>
      <w:r w:rsidRPr="001D52CE">
        <w:rPr>
          <w:rFonts w:ascii="Consolas" w:hAnsi="Consolas"/>
          <w:color w:val="777777"/>
          <w:sz w:val="21"/>
          <w:szCs w:val="21"/>
        </w:rPr>
        <w:t>");</w:t>
      </w:r>
    </w:p>
    <w:p w14:paraId="2C442B62"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proofErr w:type="spellStart"/>
      <w:r w:rsidRPr="006274FF">
        <w:rPr>
          <w:rFonts w:ascii="Consolas" w:hAnsi="Consolas"/>
          <w:color w:val="7A3E9D"/>
          <w:sz w:val="21"/>
          <w:szCs w:val="21"/>
          <w:lang w:val="es-EC"/>
        </w:rPr>
        <w:t>String</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lemavar</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Lema de mi proyecto</w:t>
      </w:r>
      <w:r w:rsidRPr="006274FF">
        <w:rPr>
          <w:rFonts w:ascii="Consolas" w:hAnsi="Consolas"/>
          <w:color w:val="777777"/>
          <w:sz w:val="21"/>
          <w:szCs w:val="21"/>
          <w:lang w:val="es-EC"/>
        </w:rPr>
        <w:t>";</w:t>
      </w:r>
    </w:p>
    <w:p w14:paraId="4E4118B5"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MostraProy</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instance</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MostraProy</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p>
    <w:p w14:paraId="325DA3E2"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b/>
          <w:bCs/>
          <w:color w:val="AA3731"/>
          <w:sz w:val="21"/>
          <w:szCs w:val="21"/>
          <w:lang w:val="es-EC"/>
        </w:rPr>
        <w:t>setLemavar</w:t>
      </w:r>
      <w:proofErr w:type="spellEnd"/>
      <w:proofErr w:type="gramEnd"/>
      <w:r w:rsidRPr="006274FF">
        <w:rPr>
          <w:rFonts w:ascii="Consolas" w:hAnsi="Consolas"/>
          <w:color w:val="777777"/>
          <w:sz w:val="21"/>
          <w:szCs w:val="21"/>
          <w:lang w:val="es-EC"/>
        </w:rPr>
        <w:t>(</w:t>
      </w:r>
      <w:proofErr w:type="spellStart"/>
      <w:r w:rsidRPr="006274FF">
        <w:rPr>
          <w:rFonts w:ascii="Consolas" w:hAnsi="Consolas"/>
          <w:color w:val="333333"/>
          <w:sz w:val="21"/>
          <w:szCs w:val="21"/>
          <w:lang w:val="es-EC"/>
        </w:rPr>
        <w:t>lemavar</w:t>
      </w:r>
      <w:proofErr w:type="spellEnd"/>
      <w:r w:rsidRPr="006274FF">
        <w:rPr>
          <w:rFonts w:ascii="Consolas" w:hAnsi="Consolas"/>
          <w:color w:val="777777"/>
          <w:sz w:val="21"/>
          <w:szCs w:val="21"/>
          <w:lang w:val="es-EC"/>
        </w:rPr>
        <w:t>);</w:t>
      </w:r>
    </w:p>
    <w:p w14:paraId="4D64DD8F"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proofErr w:type="spellStart"/>
      <w:proofErr w:type="gramStart"/>
      <w:r w:rsidRPr="001D52CE">
        <w:rPr>
          <w:rFonts w:ascii="Consolas" w:hAnsi="Consolas"/>
          <w:b/>
          <w:bCs/>
          <w:color w:val="AA3731"/>
          <w:sz w:val="21"/>
          <w:szCs w:val="21"/>
        </w:rPr>
        <w:t>assertEquals</w:t>
      </w:r>
      <w:proofErr w:type="spellEnd"/>
      <w:r w:rsidRPr="001D52CE">
        <w:rPr>
          <w:rFonts w:ascii="Consolas" w:hAnsi="Consolas"/>
          <w:color w:val="777777"/>
          <w:sz w:val="21"/>
          <w:szCs w:val="21"/>
        </w:rPr>
        <w:t>(</w:t>
      </w:r>
      <w:proofErr w:type="spellStart"/>
      <w:proofErr w:type="gramEnd"/>
      <w:r w:rsidRPr="001D52CE">
        <w:rPr>
          <w:rFonts w:ascii="Consolas" w:hAnsi="Consolas"/>
          <w:color w:val="333333"/>
          <w:sz w:val="21"/>
          <w:szCs w:val="21"/>
        </w:rPr>
        <w:t>lemavar</w:t>
      </w:r>
      <w:proofErr w:type="spellEnd"/>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lema</w:t>
      </w:r>
      <w:r w:rsidRPr="001D52CE">
        <w:rPr>
          <w:rFonts w:ascii="Consolas" w:hAnsi="Consolas"/>
          <w:color w:val="777777"/>
          <w:sz w:val="21"/>
          <w:szCs w:val="21"/>
        </w:rPr>
        <w:t>.</w:t>
      </w:r>
      <w:r w:rsidRPr="001D52CE">
        <w:rPr>
          <w:rFonts w:ascii="Consolas" w:hAnsi="Consolas"/>
          <w:b/>
          <w:bCs/>
          <w:color w:val="AA3731"/>
          <w:sz w:val="21"/>
          <w:szCs w:val="21"/>
        </w:rPr>
        <w:t>getText</w:t>
      </w:r>
      <w:proofErr w:type="spellEnd"/>
      <w:r w:rsidRPr="001D52CE">
        <w:rPr>
          <w:rFonts w:ascii="Consolas" w:hAnsi="Consolas"/>
          <w:color w:val="777777"/>
          <w:sz w:val="21"/>
          <w:szCs w:val="21"/>
        </w:rPr>
        <w:t>());</w:t>
      </w:r>
    </w:p>
    <w:p w14:paraId="3194833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p>
    <w:p w14:paraId="297B1E77"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734C7F43"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7A3E9D"/>
          <w:sz w:val="21"/>
          <w:szCs w:val="21"/>
        </w:rPr>
        <w:t>Test</w:t>
      </w:r>
    </w:p>
    <w:p w14:paraId="58BB2AD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testSetDinerovar</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1F6783E7"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setDinerovar</w:t>
      </w:r>
      <w:proofErr w:type="spellEnd"/>
      <w:r w:rsidRPr="001D52CE">
        <w:rPr>
          <w:rFonts w:ascii="Consolas" w:hAnsi="Consolas"/>
          <w:color w:val="777777"/>
          <w:sz w:val="21"/>
          <w:szCs w:val="21"/>
        </w:rPr>
        <w:t>");</w:t>
      </w:r>
    </w:p>
    <w:p w14:paraId="613BE9D1"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String</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dinerovar</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448C27"/>
          <w:sz w:val="21"/>
          <w:szCs w:val="21"/>
        </w:rPr>
        <w:t>5000</w:t>
      </w:r>
      <w:r w:rsidRPr="001D52CE">
        <w:rPr>
          <w:rFonts w:ascii="Consolas" w:hAnsi="Consolas"/>
          <w:color w:val="777777"/>
          <w:sz w:val="21"/>
          <w:szCs w:val="21"/>
        </w:rPr>
        <w:t>";</w:t>
      </w:r>
    </w:p>
    <w:p w14:paraId="5285D9E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MostraProy</w:t>
      </w:r>
      <w:proofErr w:type="spellEnd"/>
      <w:r w:rsidRPr="001D52CE">
        <w:rPr>
          <w:rFonts w:ascii="Consolas" w:hAnsi="Consolas"/>
          <w:color w:val="333333"/>
          <w:sz w:val="21"/>
          <w:szCs w:val="21"/>
        </w:rPr>
        <w:t xml:space="preserve"> </w:t>
      </w:r>
      <w:r w:rsidRPr="001D52CE">
        <w:rPr>
          <w:rFonts w:ascii="Consolas" w:hAnsi="Consolas"/>
          <w:color w:val="7A3E9D"/>
          <w:sz w:val="21"/>
          <w:szCs w:val="21"/>
        </w:rPr>
        <w:t>instance</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MostraProy</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p>
    <w:p w14:paraId="7405711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b/>
          <w:bCs/>
          <w:color w:val="AA3731"/>
          <w:sz w:val="21"/>
          <w:szCs w:val="21"/>
        </w:rPr>
        <w:t>setDinerovar</w:t>
      </w:r>
      <w:proofErr w:type="spellEnd"/>
      <w:proofErr w:type="gramEnd"/>
      <w:r w:rsidRPr="001D52CE">
        <w:rPr>
          <w:rFonts w:ascii="Consolas" w:hAnsi="Consolas"/>
          <w:color w:val="777777"/>
          <w:sz w:val="21"/>
          <w:szCs w:val="21"/>
        </w:rPr>
        <w:t>(</w:t>
      </w:r>
      <w:proofErr w:type="spellStart"/>
      <w:r w:rsidRPr="001D52CE">
        <w:rPr>
          <w:rFonts w:ascii="Consolas" w:hAnsi="Consolas"/>
          <w:color w:val="333333"/>
          <w:sz w:val="21"/>
          <w:szCs w:val="21"/>
        </w:rPr>
        <w:t>dinerovar</w:t>
      </w:r>
      <w:proofErr w:type="spellEnd"/>
      <w:r w:rsidRPr="001D52CE">
        <w:rPr>
          <w:rFonts w:ascii="Consolas" w:hAnsi="Consolas"/>
          <w:color w:val="777777"/>
          <w:sz w:val="21"/>
          <w:szCs w:val="21"/>
        </w:rPr>
        <w:t>);</w:t>
      </w:r>
    </w:p>
    <w:p w14:paraId="0FD0A16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assertEquals</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448C27"/>
          <w:sz w:val="21"/>
          <w:szCs w:val="21"/>
        </w:rPr>
        <w:t>$</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333333"/>
          <w:sz w:val="21"/>
          <w:szCs w:val="21"/>
        </w:rPr>
        <w:t>dinerovar</w:t>
      </w:r>
      <w:proofErr w:type="spellEnd"/>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money</w:t>
      </w:r>
      <w:r w:rsidRPr="001D52CE">
        <w:rPr>
          <w:rFonts w:ascii="Consolas" w:hAnsi="Consolas"/>
          <w:color w:val="777777"/>
          <w:sz w:val="21"/>
          <w:szCs w:val="21"/>
        </w:rPr>
        <w:t>.</w:t>
      </w:r>
      <w:r w:rsidRPr="001D52CE">
        <w:rPr>
          <w:rFonts w:ascii="Consolas" w:hAnsi="Consolas"/>
          <w:b/>
          <w:bCs/>
          <w:color w:val="AA3731"/>
          <w:sz w:val="21"/>
          <w:szCs w:val="21"/>
        </w:rPr>
        <w:t>getText</w:t>
      </w:r>
      <w:proofErr w:type="spellEnd"/>
      <w:r w:rsidRPr="001D52CE">
        <w:rPr>
          <w:rFonts w:ascii="Consolas" w:hAnsi="Consolas"/>
          <w:color w:val="777777"/>
          <w:sz w:val="21"/>
          <w:szCs w:val="21"/>
        </w:rPr>
        <w:t>());</w:t>
      </w:r>
    </w:p>
    <w:p w14:paraId="51CDA83D"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p>
    <w:p w14:paraId="59BC1D9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20C876F0" w14:textId="77777777" w:rsidR="00E93D34" w:rsidRPr="009D1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9D12CE">
        <w:rPr>
          <w:rFonts w:ascii="Consolas" w:hAnsi="Consolas"/>
          <w:color w:val="777777"/>
          <w:sz w:val="21"/>
          <w:szCs w:val="21"/>
        </w:rPr>
        <w:t>@</w:t>
      </w:r>
      <w:r w:rsidRPr="009D12CE">
        <w:rPr>
          <w:rFonts w:ascii="Consolas" w:hAnsi="Consolas"/>
          <w:color w:val="7A3E9D"/>
          <w:sz w:val="21"/>
          <w:szCs w:val="21"/>
        </w:rPr>
        <w:t>Test</w:t>
      </w:r>
    </w:p>
    <w:p w14:paraId="45878E6F" w14:textId="77777777" w:rsidR="00E93D34" w:rsidRPr="009D1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9D12CE">
        <w:rPr>
          <w:rFonts w:ascii="Consolas" w:hAnsi="Consolas"/>
          <w:color w:val="333333"/>
          <w:sz w:val="21"/>
          <w:szCs w:val="21"/>
        </w:rPr>
        <w:t xml:space="preserve">    </w:t>
      </w:r>
      <w:r w:rsidRPr="009D12CE">
        <w:rPr>
          <w:rFonts w:ascii="Consolas" w:hAnsi="Consolas"/>
          <w:color w:val="4B69C6"/>
          <w:sz w:val="21"/>
          <w:szCs w:val="21"/>
        </w:rPr>
        <w:t>public</w:t>
      </w:r>
      <w:r w:rsidRPr="009D12CE">
        <w:rPr>
          <w:rFonts w:ascii="Consolas" w:hAnsi="Consolas"/>
          <w:color w:val="333333"/>
          <w:sz w:val="21"/>
          <w:szCs w:val="21"/>
        </w:rPr>
        <w:t xml:space="preserve"> </w:t>
      </w:r>
      <w:r w:rsidRPr="009D12CE">
        <w:rPr>
          <w:rFonts w:ascii="Consolas" w:hAnsi="Consolas"/>
          <w:color w:val="7A3E9D"/>
          <w:sz w:val="21"/>
          <w:szCs w:val="21"/>
        </w:rPr>
        <w:t>void</w:t>
      </w:r>
      <w:r w:rsidRPr="009D12CE">
        <w:rPr>
          <w:rFonts w:ascii="Consolas" w:hAnsi="Consolas"/>
          <w:color w:val="333333"/>
          <w:sz w:val="21"/>
          <w:szCs w:val="21"/>
        </w:rPr>
        <w:t xml:space="preserve"> </w:t>
      </w:r>
      <w:proofErr w:type="spellStart"/>
      <w:proofErr w:type="gramStart"/>
      <w:r w:rsidRPr="009D12CE">
        <w:rPr>
          <w:rFonts w:ascii="Consolas" w:hAnsi="Consolas"/>
          <w:b/>
          <w:bCs/>
          <w:color w:val="AA3731"/>
          <w:sz w:val="21"/>
          <w:szCs w:val="21"/>
        </w:rPr>
        <w:t>testSetDescripcionvar</w:t>
      </w:r>
      <w:proofErr w:type="spellEnd"/>
      <w:r w:rsidRPr="009D12CE">
        <w:rPr>
          <w:rFonts w:ascii="Consolas" w:hAnsi="Consolas"/>
          <w:color w:val="777777"/>
          <w:sz w:val="21"/>
          <w:szCs w:val="21"/>
        </w:rPr>
        <w:t>(</w:t>
      </w:r>
      <w:proofErr w:type="gramEnd"/>
      <w:r w:rsidRPr="009D12CE">
        <w:rPr>
          <w:rFonts w:ascii="Consolas" w:hAnsi="Consolas"/>
          <w:color w:val="777777"/>
          <w:sz w:val="21"/>
          <w:szCs w:val="21"/>
        </w:rPr>
        <w:t>)</w:t>
      </w:r>
      <w:r w:rsidRPr="009D12CE">
        <w:rPr>
          <w:rFonts w:ascii="Consolas" w:hAnsi="Consolas"/>
          <w:color w:val="333333"/>
          <w:sz w:val="21"/>
          <w:szCs w:val="21"/>
        </w:rPr>
        <w:t xml:space="preserve"> </w:t>
      </w:r>
      <w:r w:rsidRPr="009D12CE">
        <w:rPr>
          <w:rFonts w:ascii="Consolas" w:hAnsi="Consolas"/>
          <w:color w:val="777777"/>
          <w:sz w:val="21"/>
          <w:szCs w:val="21"/>
        </w:rPr>
        <w:t>{</w:t>
      </w:r>
    </w:p>
    <w:p w14:paraId="7C700978" w14:textId="77777777" w:rsidR="00E93D34" w:rsidRPr="009D1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9D12CE">
        <w:rPr>
          <w:rFonts w:ascii="Consolas" w:hAnsi="Consolas"/>
          <w:color w:val="333333"/>
          <w:sz w:val="21"/>
          <w:szCs w:val="21"/>
        </w:rPr>
        <w:t xml:space="preserve">        </w:t>
      </w:r>
      <w:proofErr w:type="spellStart"/>
      <w:r w:rsidRPr="009D12CE">
        <w:rPr>
          <w:rFonts w:ascii="Consolas" w:hAnsi="Consolas"/>
          <w:color w:val="7A3E9D"/>
          <w:sz w:val="21"/>
          <w:szCs w:val="21"/>
        </w:rPr>
        <w:t>System</w:t>
      </w:r>
      <w:r w:rsidRPr="009D12CE">
        <w:rPr>
          <w:rFonts w:ascii="Consolas" w:hAnsi="Consolas"/>
          <w:color w:val="777777"/>
          <w:sz w:val="21"/>
          <w:szCs w:val="21"/>
        </w:rPr>
        <w:t>.</w:t>
      </w:r>
      <w:r w:rsidRPr="009D12CE">
        <w:rPr>
          <w:rFonts w:ascii="Consolas" w:hAnsi="Consolas"/>
          <w:color w:val="7A3E9D"/>
          <w:sz w:val="21"/>
          <w:szCs w:val="21"/>
        </w:rPr>
        <w:t>out</w:t>
      </w:r>
      <w:r w:rsidRPr="009D12CE">
        <w:rPr>
          <w:rFonts w:ascii="Consolas" w:hAnsi="Consolas"/>
          <w:color w:val="777777"/>
          <w:sz w:val="21"/>
          <w:szCs w:val="21"/>
        </w:rPr>
        <w:t>.</w:t>
      </w:r>
      <w:r w:rsidRPr="009D12CE">
        <w:rPr>
          <w:rFonts w:ascii="Consolas" w:hAnsi="Consolas"/>
          <w:b/>
          <w:bCs/>
          <w:color w:val="AA3731"/>
          <w:sz w:val="21"/>
          <w:szCs w:val="21"/>
        </w:rPr>
        <w:t>println</w:t>
      </w:r>
      <w:proofErr w:type="spellEnd"/>
      <w:r w:rsidRPr="009D12CE">
        <w:rPr>
          <w:rFonts w:ascii="Consolas" w:hAnsi="Consolas"/>
          <w:color w:val="777777"/>
          <w:sz w:val="21"/>
          <w:szCs w:val="21"/>
        </w:rPr>
        <w:t>("</w:t>
      </w:r>
      <w:proofErr w:type="spellStart"/>
      <w:r w:rsidRPr="009D12CE">
        <w:rPr>
          <w:rFonts w:ascii="Consolas" w:hAnsi="Consolas"/>
          <w:color w:val="448C27"/>
          <w:sz w:val="21"/>
          <w:szCs w:val="21"/>
        </w:rPr>
        <w:t>setDescripcionvar</w:t>
      </w:r>
      <w:proofErr w:type="spellEnd"/>
      <w:r w:rsidRPr="009D12CE">
        <w:rPr>
          <w:rFonts w:ascii="Consolas" w:hAnsi="Consolas"/>
          <w:color w:val="777777"/>
          <w:sz w:val="21"/>
          <w:szCs w:val="21"/>
        </w:rPr>
        <w:t>");</w:t>
      </w:r>
    </w:p>
    <w:p w14:paraId="712835EE"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9D12CE">
        <w:rPr>
          <w:rFonts w:ascii="Consolas" w:hAnsi="Consolas"/>
          <w:color w:val="333333"/>
          <w:sz w:val="21"/>
          <w:szCs w:val="21"/>
        </w:rPr>
        <w:t xml:space="preserve">        </w:t>
      </w:r>
      <w:proofErr w:type="spellStart"/>
      <w:r w:rsidRPr="006274FF">
        <w:rPr>
          <w:rFonts w:ascii="Consolas" w:hAnsi="Consolas"/>
          <w:color w:val="7A3E9D"/>
          <w:sz w:val="21"/>
          <w:szCs w:val="21"/>
          <w:lang w:val="es-EC"/>
        </w:rPr>
        <w:t>String</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descripcionvar</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448C27"/>
          <w:sz w:val="21"/>
          <w:szCs w:val="21"/>
          <w:lang w:val="es-EC"/>
        </w:rPr>
        <w:t>Descripción de mi proyecto</w:t>
      </w:r>
      <w:r w:rsidRPr="006274FF">
        <w:rPr>
          <w:rFonts w:ascii="Consolas" w:hAnsi="Consolas"/>
          <w:color w:val="777777"/>
          <w:sz w:val="21"/>
          <w:szCs w:val="21"/>
          <w:lang w:val="es-EC"/>
        </w:rPr>
        <w:t>";</w:t>
      </w:r>
    </w:p>
    <w:p w14:paraId="2EA9D6AF"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MostraProy</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instance</w:t>
      </w:r>
      <w:proofErr w:type="spellEnd"/>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4B69C6"/>
          <w:sz w:val="21"/>
          <w:szCs w:val="21"/>
          <w:lang w:val="es-EC"/>
        </w:rPr>
        <w:t>new</w:t>
      </w:r>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MostraProy</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p>
    <w:p w14:paraId="449DCEB7"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proofErr w:type="gramStart"/>
      <w:r w:rsidRPr="006274FF">
        <w:rPr>
          <w:rFonts w:ascii="Consolas" w:hAnsi="Consolas"/>
          <w:color w:val="7A3E9D"/>
          <w:sz w:val="21"/>
          <w:szCs w:val="21"/>
          <w:lang w:val="es-EC"/>
        </w:rPr>
        <w:t>instance</w:t>
      </w:r>
      <w:r w:rsidRPr="006274FF">
        <w:rPr>
          <w:rFonts w:ascii="Consolas" w:hAnsi="Consolas"/>
          <w:color w:val="777777"/>
          <w:sz w:val="21"/>
          <w:szCs w:val="21"/>
          <w:lang w:val="es-EC"/>
        </w:rPr>
        <w:t>.</w:t>
      </w:r>
      <w:r w:rsidRPr="006274FF">
        <w:rPr>
          <w:rFonts w:ascii="Consolas" w:hAnsi="Consolas"/>
          <w:b/>
          <w:bCs/>
          <w:color w:val="AA3731"/>
          <w:sz w:val="21"/>
          <w:szCs w:val="21"/>
          <w:lang w:val="es-EC"/>
        </w:rPr>
        <w:t>setDescripcionvar</w:t>
      </w:r>
      <w:proofErr w:type="spellEnd"/>
      <w:proofErr w:type="gramEnd"/>
      <w:r w:rsidRPr="006274FF">
        <w:rPr>
          <w:rFonts w:ascii="Consolas" w:hAnsi="Consolas"/>
          <w:color w:val="777777"/>
          <w:sz w:val="21"/>
          <w:szCs w:val="21"/>
          <w:lang w:val="es-EC"/>
        </w:rPr>
        <w:t>(</w:t>
      </w:r>
      <w:proofErr w:type="spellStart"/>
      <w:r w:rsidRPr="006274FF">
        <w:rPr>
          <w:rFonts w:ascii="Consolas" w:hAnsi="Consolas"/>
          <w:color w:val="333333"/>
          <w:sz w:val="21"/>
          <w:szCs w:val="21"/>
          <w:lang w:val="es-EC"/>
        </w:rPr>
        <w:t>descripcionvar</w:t>
      </w:r>
      <w:proofErr w:type="spellEnd"/>
      <w:r w:rsidRPr="006274FF">
        <w:rPr>
          <w:rFonts w:ascii="Consolas" w:hAnsi="Consolas"/>
          <w:color w:val="777777"/>
          <w:sz w:val="21"/>
          <w:szCs w:val="21"/>
          <w:lang w:val="es-EC"/>
        </w:rPr>
        <w:t>);</w:t>
      </w:r>
    </w:p>
    <w:p w14:paraId="751025D5"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6274FF">
        <w:rPr>
          <w:rFonts w:ascii="Consolas" w:hAnsi="Consolas"/>
          <w:color w:val="333333"/>
          <w:sz w:val="21"/>
          <w:szCs w:val="21"/>
          <w:lang w:val="es-EC"/>
        </w:rPr>
        <w:t xml:space="preserve">        </w:t>
      </w:r>
      <w:proofErr w:type="spellStart"/>
      <w:r w:rsidRPr="001D52CE">
        <w:rPr>
          <w:rFonts w:ascii="Consolas" w:hAnsi="Consolas"/>
          <w:b/>
          <w:bCs/>
          <w:color w:val="AA3731"/>
          <w:sz w:val="21"/>
          <w:szCs w:val="21"/>
        </w:rPr>
        <w:t>assertEquals</w:t>
      </w:r>
      <w:proofErr w:type="spellEnd"/>
      <w:r w:rsidRPr="001D52CE">
        <w:rPr>
          <w:rFonts w:ascii="Consolas" w:hAnsi="Consolas"/>
          <w:color w:val="777777"/>
          <w:sz w:val="21"/>
          <w:szCs w:val="21"/>
        </w:rPr>
        <w:t>("</w:t>
      </w:r>
      <w:r w:rsidRPr="001D52CE">
        <w:rPr>
          <w:rFonts w:ascii="Consolas" w:hAnsi="Consolas"/>
          <w:color w:val="448C27"/>
          <w:sz w:val="21"/>
          <w:szCs w:val="21"/>
        </w:rPr>
        <w:t>&lt;html&gt;</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333333"/>
          <w:sz w:val="21"/>
          <w:szCs w:val="21"/>
        </w:rPr>
        <w:t>descripcionvar</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448C27"/>
          <w:sz w:val="21"/>
          <w:szCs w:val="21"/>
        </w:rPr>
        <w:t>&lt;html&gt;</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desc</w:t>
      </w:r>
      <w:proofErr w:type="gramEnd"/>
      <w:r w:rsidRPr="001D52CE">
        <w:rPr>
          <w:rFonts w:ascii="Consolas" w:hAnsi="Consolas"/>
          <w:color w:val="777777"/>
          <w:sz w:val="21"/>
          <w:szCs w:val="21"/>
        </w:rPr>
        <w:t>.</w:t>
      </w:r>
      <w:r w:rsidRPr="001D52CE">
        <w:rPr>
          <w:rFonts w:ascii="Consolas" w:hAnsi="Consolas"/>
          <w:b/>
          <w:bCs/>
          <w:color w:val="AA3731"/>
          <w:sz w:val="21"/>
          <w:szCs w:val="21"/>
        </w:rPr>
        <w:t>getText</w:t>
      </w:r>
      <w:proofErr w:type="spellEnd"/>
      <w:r w:rsidRPr="001D52CE">
        <w:rPr>
          <w:rFonts w:ascii="Consolas" w:hAnsi="Consolas"/>
          <w:color w:val="777777"/>
          <w:sz w:val="21"/>
          <w:szCs w:val="21"/>
        </w:rPr>
        <w:t>());</w:t>
      </w:r>
    </w:p>
    <w:p w14:paraId="0788570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p>
    <w:p w14:paraId="147FDB73"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081282D4"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7A3E9D"/>
          <w:sz w:val="21"/>
          <w:szCs w:val="21"/>
        </w:rPr>
        <w:t>Test</w:t>
      </w:r>
    </w:p>
    <w:p w14:paraId="4931AD65"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public</w:t>
      </w:r>
      <w:r w:rsidRPr="001D52CE">
        <w:rPr>
          <w:rFonts w:ascii="Consolas" w:hAnsi="Consolas"/>
          <w:color w:val="333333"/>
          <w:sz w:val="21"/>
          <w:szCs w:val="21"/>
        </w:rPr>
        <w:t xml:space="preserve"> </w:t>
      </w:r>
      <w:r w:rsidRPr="001D52CE">
        <w:rPr>
          <w:rFonts w:ascii="Consolas" w:hAnsi="Consolas"/>
          <w:color w:val="7A3E9D"/>
          <w:sz w:val="21"/>
          <w:szCs w:val="21"/>
        </w:rPr>
        <w:t>void</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testSetLinkvar</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11D5E63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proofErr w:type="spellStart"/>
      <w:r w:rsidRPr="001D52CE">
        <w:rPr>
          <w:rFonts w:ascii="Consolas" w:hAnsi="Consolas"/>
          <w:color w:val="448C27"/>
          <w:sz w:val="21"/>
          <w:szCs w:val="21"/>
        </w:rPr>
        <w:t>setLinkvar</w:t>
      </w:r>
      <w:proofErr w:type="spellEnd"/>
      <w:r w:rsidRPr="001D52CE">
        <w:rPr>
          <w:rFonts w:ascii="Consolas" w:hAnsi="Consolas"/>
          <w:color w:val="777777"/>
          <w:sz w:val="21"/>
          <w:szCs w:val="21"/>
        </w:rPr>
        <w:t>");</w:t>
      </w:r>
    </w:p>
    <w:p w14:paraId="55EE973D"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String</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linkvar</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448C27"/>
          <w:sz w:val="21"/>
          <w:szCs w:val="21"/>
        </w:rPr>
        <w:t>mi_link.jpg</w:t>
      </w:r>
      <w:r w:rsidRPr="001D52CE">
        <w:rPr>
          <w:rFonts w:ascii="Consolas" w:hAnsi="Consolas"/>
          <w:color w:val="777777"/>
          <w:sz w:val="21"/>
          <w:szCs w:val="21"/>
        </w:rPr>
        <w:t>";</w:t>
      </w:r>
    </w:p>
    <w:p w14:paraId="3D2CDA46"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MostraProy</w:t>
      </w:r>
      <w:proofErr w:type="spellEnd"/>
      <w:r w:rsidRPr="001D52CE">
        <w:rPr>
          <w:rFonts w:ascii="Consolas" w:hAnsi="Consolas"/>
          <w:color w:val="333333"/>
          <w:sz w:val="21"/>
          <w:szCs w:val="21"/>
        </w:rPr>
        <w:t xml:space="preserve"> </w:t>
      </w:r>
      <w:r w:rsidRPr="001D52CE">
        <w:rPr>
          <w:rFonts w:ascii="Consolas" w:hAnsi="Consolas"/>
          <w:color w:val="7A3E9D"/>
          <w:sz w:val="21"/>
          <w:szCs w:val="21"/>
        </w:rPr>
        <w:t>instance</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MostraProy</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p>
    <w:p w14:paraId="7CBE847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lastRenderedPageBreak/>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b/>
          <w:bCs/>
          <w:color w:val="AA3731"/>
          <w:sz w:val="21"/>
          <w:szCs w:val="21"/>
        </w:rPr>
        <w:t>setLinkvar</w:t>
      </w:r>
      <w:proofErr w:type="spellEnd"/>
      <w:proofErr w:type="gramEnd"/>
      <w:r w:rsidRPr="001D52CE">
        <w:rPr>
          <w:rFonts w:ascii="Consolas" w:hAnsi="Consolas"/>
          <w:color w:val="777777"/>
          <w:sz w:val="21"/>
          <w:szCs w:val="21"/>
        </w:rPr>
        <w:t>(</w:t>
      </w:r>
      <w:proofErr w:type="spellStart"/>
      <w:r w:rsidRPr="001D52CE">
        <w:rPr>
          <w:rFonts w:ascii="Consolas" w:hAnsi="Consolas"/>
          <w:color w:val="333333"/>
          <w:sz w:val="21"/>
          <w:szCs w:val="21"/>
        </w:rPr>
        <w:t>linkvar</w:t>
      </w:r>
      <w:proofErr w:type="spellEnd"/>
      <w:r w:rsidRPr="001D52CE">
        <w:rPr>
          <w:rFonts w:ascii="Consolas" w:hAnsi="Consolas"/>
          <w:color w:val="777777"/>
          <w:sz w:val="21"/>
          <w:szCs w:val="21"/>
        </w:rPr>
        <w:t>);</w:t>
      </w:r>
    </w:p>
    <w:p w14:paraId="33ECF604"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assertEquals</w:t>
      </w:r>
      <w:proofErr w:type="spellEnd"/>
      <w:r w:rsidRPr="001D52CE">
        <w:rPr>
          <w:rFonts w:ascii="Consolas" w:hAnsi="Consolas"/>
          <w:color w:val="777777"/>
          <w:sz w:val="21"/>
          <w:szCs w:val="21"/>
        </w:rPr>
        <w:t>(</w:t>
      </w:r>
      <w:proofErr w:type="spellStart"/>
      <w:proofErr w:type="gramEnd"/>
      <w:r w:rsidRPr="001D52CE">
        <w:rPr>
          <w:rFonts w:ascii="Consolas" w:hAnsi="Consolas"/>
          <w:color w:val="333333"/>
          <w:sz w:val="21"/>
          <w:szCs w:val="21"/>
        </w:rPr>
        <w:t>linkvar</w:t>
      </w:r>
      <w:proofErr w:type="spellEnd"/>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b/>
          <w:bCs/>
          <w:color w:val="AA3731"/>
          <w:sz w:val="21"/>
          <w:szCs w:val="21"/>
        </w:rPr>
        <w:t>getLinkvar</w:t>
      </w:r>
      <w:proofErr w:type="spellEnd"/>
      <w:r w:rsidRPr="001D52CE">
        <w:rPr>
          <w:rFonts w:ascii="Consolas" w:hAnsi="Consolas"/>
          <w:color w:val="777777"/>
          <w:sz w:val="21"/>
          <w:szCs w:val="21"/>
        </w:rPr>
        <w:t>());</w:t>
      </w:r>
    </w:p>
    <w:p w14:paraId="24A6CC33"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r w:rsidRPr="006274FF">
        <w:rPr>
          <w:rFonts w:ascii="Consolas" w:hAnsi="Consolas"/>
          <w:color w:val="777777"/>
          <w:sz w:val="21"/>
          <w:szCs w:val="21"/>
          <w:lang w:val="es-EC"/>
        </w:rPr>
        <w:t>}</w:t>
      </w:r>
    </w:p>
    <w:p w14:paraId="2DF484B7" w14:textId="77777777" w:rsidR="00E93D34" w:rsidRPr="006274FF" w:rsidRDefault="00E93D34" w:rsidP="00E93D34">
      <w:pPr>
        <w:pStyle w:val="APABodyText"/>
        <w:spacing w:before="240"/>
        <w:rPr>
          <w:lang w:val="es-EC"/>
        </w:rPr>
      </w:pPr>
      <w:r w:rsidRPr="006274FF">
        <w:rPr>
          <w:lang w:val="es-EC"/>
        </w:rPr>
        <w:t xml:space="preserve">Estas pruebas verifican si los métodos de configuración de atributos en la clase </w:t>
      </w:r>
      <w:proofErr w:type="spellStart"/>
      <w:r w:rsidRPr="006274FF">
        <w:rPr>
          <w:lang w:val="es-EC"/>
        </w:rPr>
        <w:t>MostraProy</w:t>
      </w:r>
      <w:proofErr w:type="spellEnd"/>
      <w:r w:rsidRPr="006274FF">
        <w:rPr>
          <w:lang w:val="es-EC"/>
        </w:rPr>
        <w:t xml:space="preserve"> establecen correctamente los valores de los atributos. Se establecen valores y se verifica si los atributos se han configurado correctamente.</w:t>
      </w:r>
    </w:p>
    <w:p w14:paraId="18941F33" w14:textId="77777777" w:rsidR="00E93D34" w:rsidRPr="006274FF" w:rsidRDefault="00E93D34" w:rsidP="00E93D34">
      <w:pPr>
        <w:pStyle w:val="APALevel3"/>
      </w:pPr>
      <w:r w:rsidRPr="006274FF">
        <w:t>Prueba de Donación (</w:t>
      </w:r>
      <w:proofErr w:type="spellStart"/>
      <w:r w:rsidRPr="006274FF">
        <w:t>testDonacion</w:t>
      </w:r>
      <w:proofErr w:type="spellEnd"/>
      <w:r w:rsidRPr="006274FF">
        <w:t>)</w:t>
      </w:r>
    </w:p>
    <w:p w14:paraId="057D9C48"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w:t>
      </w:r>
      <w:r w:rsidRPr="006274FF">
        <w:rPr>
          <w:rFonts w:ascii="Consolas" w:hAnsi="Consolas"/>
          <w:color w:val="777777"/>
          <w:sz w:val="21"/>
          <w:szCs w:val="21"/>
          <w:lang w:val="es-EC"/>
        </w:rPr>
        <w:t>@</w:t>
      </w:r>
      <w:r w:rsidRPr="006274FF">
        <w:rPr>
          <w:rFonts w:ascii="Consolas" w:hAnsi="Consolas"/>
          <w:color w:val="7A3E9D"/>
          <w:sz w:val="21"/>
          <w:szCs w:val="21"/>
          <w:lang w:val="es-EC"/>
        </w:rPr>
        <w:t>Test</w:t>
      </w:r>
    </w:p>
    <w:p w14:paraId="3EE124D6"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6274FF">
        <w:rPr>
          <w:rFonts w:ascii="Consolas" w:hAnsi="Consolas"/>
          <w:color w:val="4B69C6"/>
          <w:sz w:val="21"/>
          <w:szCs w:val="21"/>
          <w:lang w:val="es-EC"/>
        </w:rPr>
        <w:t>public</w:t>
      </w:r>
      <w:proofErr w:type="spellEnd"/>
      <w:r w:rsidRPr="006274FF">
        <w:rPr>
          <w:rFonts w:ascii="Consolas" w:hAnsi="Consolas"/>
          <w:color w:val="333333"/>
          <w:sz w:val="21"/>
          <w:szCs w:val="21"/>
          <w:lang w:val="es-EC"/>
        </w:rPr>
        <w:t xml:space="preserve"> </w:t>
      </w:r>
      <w:proofErr w:type="spellStart"/>
      <w:r w:rsidRPr="006274FF">
        <w:rPr>
          <w:rFonts w:ascii="Consolas" w:hAnsi="Consolas"/>
          <w:color w:val="7A3E9D"/>
          <w:sz w:val="21"/>
          <w:szCs w:val="21"/>
          <w:lang w:val="es-EC"/>
        </w:rPr>
        <w:t>void</w:t>
      </w:r>
      <w:proofErr w:type="spellEnd"/>
      <w:r w:rsidRPr="006274FF">
        <w:rPr>
          <w:rFonts w:ascii="Consolas" w:hAnsi="Consolas"/>
          <w:color w:val="333333"/>
          <w:sz w:val="21"/>
          <w:szCs w:val="21"/>
          <w:lang w:val="es-EC"/>
        </w:rPr>
        <w:t xml:space="preserve"> </w:t>
      </w:r>
      <w:proofErr w:type="spellStart"/>
      <w:proofErr w:type="gramStart"/>
      <w:r w:rsidRPr="006274FF">
        <w:rPr>
          <w:rFonts w:ascii="Consolas" w:hAnsi="Consolas"/>
          <w:b/>
          <w:bCs/>
          <w:color w:val="AA3731"/>
          <w:sz w:val="21"/>
          <w:szCs w:val="21"/>
          <w:lang w:val="es-EC"/>
        </w:rPr>
        <w:t>testDonacion</w:t>
      </w:r>
      <w:proofErr w:type="spellEnd"/>
      <w:r w:rsidRPr="006274FF">
        <w:rPr>
          <w:rFonts w:ascii="Consolas" w:hAnsi="Consolas"/>
          <w:color w:val="777777"/>
          <w:sz w:val="21"/>
          <w:szCs w:val="21"/>
          <w:lang w:val="es-EC"/>
        </w:rPr>
        <w:t>(</w:t>
      </w:r>
      <w:proofErr w:type="gramEnd"/>
      <w:r w:rsidRPr="006274FF">
        <w:rPr>
          <w:rFonts w:ascii="Consolas" w:hAnsi="Consolas"/>
          <w:color w:val="777777"/>
          <w:sz w:val="21"/>
          <w:szCs w:val="21"/>
          <w:lang w:val="es-EC"/>
        </w:rPr>
        <w:t>)</w:t>
      </w: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5E4F05CC" w14:textId="77777777" w:rsidR="00E93D34" w:rsidRPr="009D1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proofErr w:type="spellStart"/>
      <w:r w:rsidRPr="009D12CE">
        <w:rPr>
          <w:rFonts w:ascii="Consolas" w:hAnsi="Consolas"/>
          <w:color w:val="7A3E9D"/>
          <w:sz w:val="21"/>
          <w:szCs w:val="21"/>
          <w:lang w:val="es-EC"/>
        </w:rPr>
        <w:t>System</w:t>
      </w:r>
      <w:r w:rsidRPr="009D12CE">
        <w:rPr>
          <w:rFonts w:ascii="Consolas" w:hAnsi="Consolas"/>
          <w:color w:val="777777"/>
          <w:sz w:val="21"/>
          <w:szCs w:val="21"/>
          <w:lang w:val="es-EC"/>
        </w:rPr>
        <w:t>.</w:t>
      </w:r>
      <w:r w:rsidRPr="009D12CE">
        <w:rPr>
          <w:rFonts w:ascii="Consolas" w:hAnsi="Consolas"/>
          <w:color w:val="7A3E9D"/>
          <w:sz w:val="21"/>
          <w:szCs w:val="21"/>
          <w:lang w:val="es-EC"/>
        </w:rPr>
        <w:t>out</w:t>
      </w:r>
      <w:r w:rsidRPr="009D12CE">
        <w:rPr>
          <w:rFonts w:ascii="Consolas" w:hAnsi="Consolas"/>
          <w:color w:val="777777"/>
          <w:sz w:val="21"/>
          <w:szCs w:val="21"/>
          <w:lang w:val="es-EC"/>
        </w:rPr>
        <w:t>.</w:t>
      </w:r>
      <w:r w:rsidRPr="009D12CE">
        <w:rPr>
          <w:rFonts w:ascii="Consolas" w:hAnsi="Consolas"/>
          <w:b/>
          <w:bCs/>
          <w:color w:val="AA3731"/>
          <w:sz w:val="21"/>
          <w:szCs w:val="21"/>
          <w:lang w:val="es-EC"/>
        </w:rPr>
        <w:t>println</w:t>
      </w:r>
      <w:proofErr w:type="spellEnd"/>
      <w:r w:rsidRPr="009D12CE">
        <w:rPr>
          <w:rFonts w:ascii="Consolas" w:hAnsi="Consolas"/>
          <w:color w:val="777777"/>
          <w:sz w:val="21"/>
          <w:szCs w:val="21"/>
          <w:lang w:val="es-EC"/>
        </w:rPr>
        <w:t>("</w:t>
      </w:r>
      <w:proofErr w:type="spellStart"/>
      <w:r w:rsidRPr="009D12CE">
        <w:rPr>
          <w:rFonts w:ascii="Consolas" w:hAnsi="Consolas"/>
          <w:color w:val="448C27"/>
          <w:sz w:val="21"/>
          <w:szCs w:val="21"/>
          <w:lang w:val="es-EC"/>
        </w:rPr>
        <w:t>donacion</w:t>
      </w:r>
      <w:proofErr w:type="spellEnd"/>
      <w:r w:rsidRPr="009D12CE">
        <w:rPr>
          <w:rFonts w:ascii="Consolas" w:hAnsi="Consolas"/>
          <w:color w:val="777777"/>
          <w:sz w:val="21"/>
          <w:szCs w:val="21"/>
          <w:lang w:val="es-EC"/>
        </w:rPr>
        <w:t>");</w:t>
      </w:r>
    </w:p>
    <w:p w14:paraId="189E5E12"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9D12CE">
        <w:rPr>
          <w:rFonts w:ascii="Consolas" w:hAnsi="Consolas"/>
          <w:color w:val="333333"/>
          <w:sz w:val="21"/>
          <w:szCs w:val="21"/>
          <w:lang w:val="es-EC"/>
        </w:rPr>
        <w:t xml:space="preserve">        </w:t>
      </w:r>
      <w:r w:rsidRPr="001D52CE">
        <w:rPr>
          <w:rFonts w:ascii="Consolas" w:hAnsi="Consolas"/>
          <w:color w:val="7A3E9D"/>
          <w:sz w:val="21"/>
          <w:szCs w:val="21"/>
        </w:rPr>
        <w:t>int</w:t>
      </w:r>
      <w:r w:rsidRPr="001D52CE">
        <w:rPr>
          <w:rFonts w:ascii="Consolas" w:hAnsi="Consolas"/>
          <w:color w:val="333333"/>
          <w:sz w:val="21"/>
          <w:szCs w:val="21"/>
        </w:rPr>
        <w:t xml:space="preserve"> </w:t>
      </w:r>
      <w:r w:rsidRPr="001D52CE">
        <w:rPr>
          <w:rFonts w:ascii="Consolas" w:hAnsi="Consolas"/>
          <w:color w:val="7A3E9D"/>
          <w:sz w:val="21"/>
          <w:szCs w:val="21"/>
        </w:rPr>
        <w:t>don</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9C5D27"/>
          <w:sz w:val="21"/>
          <w:szCs w:val="21"/>
        </w:rPr>
        <w:t>100</w:t>
      </w:r>
      <w:r w:rsidRPr="001D52CE">
        <w:rPr>
          <w:rFonts w:ascii="Consolas" w:hAnsi="Consolas"/>
          <w:color w:val="777777"/>
          <w:sz w:val="21"/>
          <w:szCs w:val="21"/>
        </w:rPr>
        <w:t>;</w:t>
      </w:r>
    </w:p>
    <w:p w14:paraId="0E8B8ECA"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int</w:t>
      </w:r>
      <w:r w:rsidRPr="001D52CE">
        <w:rPr>
          <w:rFonts w:ascii="Consolas" w:hAnsi="Consolas"/>
          <w:color w:val="333333"/>
          <w:sz w:val="21"/>
          <w:szCs w:val="21"/>
        </w:rPr>
        <w:t xml:space="preserve"> </w:t>
      </w:r>
      <w:r w:rsidRPr="001D52CE">
        <w:rPr>
          <w:rFonts w:ascii="Consolas" w:hAnsi="Consolas"/>
          <w:color w:val="7A3E9D"/>
          <w:sz w:val="21"/>
          <w:szCs w:val="21"/>
        </w:rPr>
        <w:t>ID</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9C5D27"/>
          <w:sz w:val="21"/>
          <w:szCs w:val="21"/>
        </w:rPr>
        <w:t>1</w:t>
      </w:r>
      <w:r w:rsidRPr="001D52CE">
        <w:rPr>
          <w:rFonts w:ascii="Consolas" w:hAnsi="Consolas"/>
          <w:color w:val="777777"/>
          <w:sz w:val="21"/>
          <w:szCs w:val="21"/>
        </w:rPr>
        <w:t>;</w:t>
      </w:r>
    </w:p>
    <w:p w14:paraId="1AF1A25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MostraProy</w:t>
      </w:r>
      <w:proofErr w:type="spellEnd"/>
      <w:r w:rsidRPr="001D52CE">
        <w:rPr>
          <w:rFonts w:ascii="Consolas" w:hAnsi="Consolas"/>
          <w:color w:val="333333"/>
          <w:sz w:val="21"/>
          <w:szCs w:val="21"/>
        </w:rPr>
        <w:t xml:space="preserve"> </w:t>
      </w:r>
      <w:r w:rsidRPr="001D52CE">
        <w:rPr>
          <w:rFonts w:ascii="Consolas" w:hAnsi="Consolas"/>
          <w:color w:val="7A3E9D"/>
          <w:sz w:val="21"/>
          <w:szCs w:val="21"/>
        </w:rPr>
        <w:t>instance</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new</w:t>
      </w: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MostraProy</w:t>
      </w:r>
      <w:proofErr w:type="spellEnd"/>
      <w:r w:rsidRPr="001D52CE">
        <w:rPr>
          <w:rFonts w:ascii="Consolas" w:hAnsi="Consolas"/>
          <w:color w:val="777777"/>
          <w:sz w:val="21"/>
          <w:szCs w:val="21"/>
        </w:rPr>
        <w:t>(</w:t>
      </w:r>
      <w:proofErr w:type="gramEnd"/>
      <w:r w:rsidRPr="001D52CE">
        <w:rPr>
          <w:rFonts w:ascii="Consolas" w:hAnsi="Consolas"/>
          <w:color w:val="777777"/>
          <w:sz w:val="21"/>
          <w:szCs w:val="21"/>
        </w:rPr>
        <w:t>);</w:t>
      </w:r>
    </w:p>
    <w:p w14:paraId="42EDBDF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
    <w:p w14:paraId="359DAF2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4B69C6"/>
          <w:sz w:val="21"/>
          <w:szCs w:val="21"/>
        </w:rPr>
        <w:t>try</w:t>
      </w:r>
      <w:r w:rsidRPr="001D52CE">
        <w:rPr>
          <w:rFonts w:ascii="Consolas" w:hAnsi="Consolas"/>
          <w:color w:val="333333"/>
          <w:sz w:val="21"/>
          <w:szCs w:val="21"/>
        </w:rPr>
        <w:t xml:space="preserve"> </w:t>
      </w:r>
      <w:r w:rsidRPr="001D52CE">
        <w:rPr>
          <w:rFonts w:ascii="Consolas" w:hAnsi="Consolas"/>
          <w:color w:val="777777"/>
          <w:sz w:val="21"/>
          <w:szCs w:val="21"/>
        </w:rPr>
        <w:t>{</w:t>
      </w:r>
    </w:p>
    <w:p w14:paraId="7D565A9D"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i/>
          <w:iCs/>
          <w:color w:val="AAAAAA"/>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int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dineroInicial</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9C5D27"/>
          <w:sz w:val="21"/>
          <w:szCs w:val="21"/>
        </w:rPr>
        <w:t>600</w:t>
      </w:r>
      <w:r w:rsidRPr="001D52CE">
        <w:rPr>
          <w:rFonts w:ascii="Consolas" w:hAnsi="Consolas"/>
          <w:color w:val="777777"/>
          <w:sz w:val="21"/>
          <w:szCs w:val="21"/>
        </w:rPr>
        <w:t>;</w:t>
      </w:r>
      <w:r w:rsidRPr="001D52CE">
        <w:rPr>
          <w:rFonts w:ascii="Consolas" w:hAnsi="Consolas"/>
          <w:color w:val="333333"/>
          <w:sz w:val="21"/>
          <w:szCs w:val="21"/>
        </w:rPr>
        <w:t xml:space="preserve"> </w:t>
      </w:r>
    </w:p>
    <w:p w14:paraId="74DF303E"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314ABA6D"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b/>
          <w:bCs/>
          <w:color w:val="AA3731"/>
          <w:sz w:val="21"/>
          <w:szCs w:val="21"/>
        </w:rPr>
        <w:t>setDinerovar</w:t>
      </w:r>
      <w:proofErr w:type="spellEnd"/>
      <w:proofErr w:type="gramEnd"/>
      <w:r w:rsidRPr="001D52CE">
        <w:rPr>
          <w:rFonts w:ascii="Consolas" w:hAnsi="Consolas"/>
          <w:color w:val="777777"/>
          <w:sz w:val="21"/>
          <w:szCs w:val="21"/>
        </w:rPr>
        <w:t>(</w:t>
      </w:r>
      <w:proofErr w:type="spellStart"/>
      <w:r w:rsidRPr="001D52CE">
        <w:rPr>
          <w:rFonts w:ascii="Consolas" w:hAnsi="Consolas"/>
          <w:color w:val="7A3E9D"/>
          <w:sz w:val="21"/>
          <w:szCs w:val="21"/>
        </w:rPr>
        <w:t>String</w:t>
      </w:r>
      <w:r w:rsidRPr="001D52CE">
        <w:rPr>
          <w:rFonts w:ascii="Consolas" w:hAnsi="Consolas"/>
          <w:color w:val="777777"/>
          <w:sz w:val="21"/>
          <w:szCs w:val="21"/>
        </w:rPr>
        <w:t>.</w:t>
      </w:r>
      <w:r w:rsidRPr="001D52CE">
        <w:rPr>
          <w:rFonts w:ascii="Consolas" w:hAnsi="Consolas"/>
          <w:b/>
          <w:bCs/>
          <w:color w:val="AA3731"/>
          <w:sz w:val="21"/>
          <w:szCs w:val="21"/>
        </w:rPr>
        <w:t>valueOf</w:t>
      </w:r>
      <w:proofErr w:type="spellEnd"/>
      <w:r w:rsidRPr="001D52CE">
        <w:rPr>
          <w:rFonts w:ascii="Consolas" w:hAnsi="Consolas"/>
          <w:color w:val="777777"/>
          <w:sz w:val="21"/>
          <w:szCs w:val="21"/>
        </w:rPr>
        <w:t>(</w:t>
      </w:r>
      <w:proofErr w:type="spellStart"/>
      <w:r w:rsidRPr="001D52CE">
        <w:rPr>
          <w:rFonts w:ascii="Consolas" w:hAnsi="Consolas"/>
          <w:color w:val="333333"/>
          <w:sz w:val="21"/>
          <w:szCs w:val="21"/>
        </w:rPr>
        <w:t>dineroInicial</w:t>
      </w:r>
      <w:proofErr w:type="spellEnd"/>
      <w:r w:rsidRPr="001D52CE">
        <w:rPr>
          <w:rFonts w:ascii="Consolas" w:hAnsi="Consolas"/>
          <w:color w:val="777777"/>
          <w:sz w:val="21"/>
          <w:szCs w:val="21"/>
        </w:rPr>
        <w:t>));</w:t>
      </w:r>
      <w:r w:rsidRPr="001D52CE">
        <w:rPr>
          <w:rFonts w:ascii="Consolas" w:hAnsi="Consolas"/>
          <w:color w:val="333333"/>
          <w:sz w:val="21"/>
          <w:szCs w:val="21"/>
        </w:rPr>
        <w:t xml:space="preserve"> </w:t>
      </w:r>
    </w:p>
    <w:p w14:paraId="1ADEC3D6"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6F0BB338"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A3E9D"/>
          <w:sz w:val="21"/>
          <w:szCs w:val="21"/>
        </w:rPr>
        <w:t>int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dineroDespuesDeDonacion</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Integer</w:t>
      </w:r>
      <w:r w:rsidRPr="001D52CE">
        <w:rPr>
          <w:rFonts w:ascii="Consolas" w:hAnsi="Consolas"/>
          <w:color w:val="777777"/>
          <w:sz w:val="21"/>
          <w:szCs w:val="21"/>
        </w:rPr>
        <w:t>.</w:t>
      </w:r>
      <w:r w:rsidRPr="001D52CE">
        <w:rPr>
          <w:rFonts w:ascii="Consolas" w:hAnsi="Consolas"/>
          <w:b/>
          <w:bCs/>
          <w:color w:val="AA3731"/>
          <w:sz w:val="21"/>
          <w:szCs w:val="21"/>
        </w:rPr>
        <w:t>parseInt</w:t>
      </w:r>
      <w:proofErr w:type="spellEnd"/>
      <w:r w:rsidRPr="001D52CE">
        <w:rPr>
          <w:rFonts w:ascii="Consolas" w:hAnsi="Consolas"/>
          <w:color w:val="777777"/>
          <w:sz w:val="21"/>
          <w:szCs w:val="21"/>
        </w:rPr>
        <w:t>(</w:t>
      </w:r>
      <w:proofErr w:type="spellStart"/>
      <w:proofErr w:type="gramStart"/>
      <w:r w:rsidRPr="001D52CE">
        <w:rPr>
          <w:rFonts w:ascii="Consolas" w:hAnsi="Consolas"/>
          <w:color w:val="7A3E9D"/>
          <w:sz w:val="21"/>
          <w:szCs w:val="21"/>
        </w:rPr>
        <w:t>instance</w:t>
      </w:r>
      <w:r w:rsidRPr="001D52CE">
        <w:rPr>
          <w:rFonts w:ascii="Consolas" w:hAnsi="Consolas"/>
          <w:color w:val="777777"/>
          <w:sz w:val="21"/>
          <w:szCs w:val="21"/>
        </w:rPr>
        <w:t>.</w:t>
      </w:r>
      <w:r w:rsidRPr="001D52CE">
        <w:rPr>
          <w:rFonts w:ascii="Consolas" w:hAnsi="Consolas"/>
          <w:color w:val="7A3E9D"/>
          <w:sz w:val="21"/>
          <w:szCs w:val="21"/>
        </w:rPr>
        <w:t>money</w:t>
      </w:r>
      <w:proofErr w:type="gramEnd"/>
      <w:r w:rsidRPr="001D52CE">
        <w:rPr>
          <w:rFonts w:ascii="Consolas" w:hAnsi="Consolas"/>
          <w:color w:val="777777"/>
          <w:sz w:val="21"/>
          <w:szCs w:val="21"/>
        </w:rPr>
        <w:t>.</w:t>
      </w:r>
      <w:r w:rsidRPr="001D52CE">
        <w:rPr>
          <w:rFonts w:ascii="Consolas" w:hAnsi="Consolas"/>
          <w:b/>
          <w:bCs/>
          <w:color w:val="AA3731"/>
          <w:sz w:val="21"/>
          <w:szCs w:val="21"/>
        </w:rPr>
        <w:t>getText</w:t>
      </w:r>
      <w:proofErr w:type="spellEnd"/>
      <w:r w:rsidRPr="001D52CE">
        <w:rPr>
          <w:rFonts w:ascii="Consolas" w:hAnsi="Consolas"/>
          <w:color w:val="777777"/>
          <w:sz w:val="21"/>
          <w:szCs w:val="21"/>
        </w:rPr>
        <w:t>().</w:t>
      </w:r>
      <w:r w:rsidRPr="001D52CE">
        <w:rPr>
          <w:rFonts w:ascii="Consolas" w:hAnsi="Consolas"/>
          <w:b/>
          <w:bCs/>
          <w:color w:val="AA3731"/>
          <w:sz w:val="21"/>
          <w:szCs w:val="21"/>
        </w:rPr>
        <w:t>substring</w:t>
      </w:r>
      <w:r w:rsidRPr="001D52CE">
        <w:rPr>
          <w:rFonts w:ascii="Consolas" w:hAnsi="Consolas"/>
          <w:color w:val="777777"/>
          <w:sz w:val="21"/>
          <w:szCs w:val="21"/>
        </w:rPr>
        <w:t>(</w:t>
      </w:r>
      <w:r w:rsidRPr="001D52CE">
        <w:rPr>
          <w:rFonts w:ascii="Consolas" w:hAnsi="Consolas"/>
          <w:color w:val="9C5D27"/>
          <w:sz w:val="21"/>
          <w:szCs w:val="21"/>
        </w:rPr>
        <w:t>1</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don</w:t>
      </w:r>
      <w:r w:rsidRPr="001D52CE">
        <w:rPr>
          <w:rFonts w:ascii="Consolas" w:hAnsi="Consolas"/>
          <w:color w:val="777777"/>
          <w:sz w:val="21"/>
          <w:szCs w:val="21"/>
        </w:rPr>
        <w:t>;</w:t>
      </w:r>
      <w:r w:rsidRPr="001D52CE">
        <w:rPr>
          <w:rFonts w:ascii="Consolas" w:hAnsi="Consolas"/>
          <w:color w:val="333333"/>
          <w:sz w:val="21"/>
          <w:szCs w:val="21"/>
        </w:rPr>
        <w:t xml:space="preserve"> </w:t>
      </w:r>
    </w:p>
    <w:p w14:paraId="2EE75A5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p>
    <w:p w14:paraId="7C808959"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proofErr w:type="gramStart"/>
      <w:r w:rsidRPr="001D52CE">
        <w:rPr>
          <w:rFonts w:ascii="Consolas" w:hAnsi="Consolas"/>
          <w:b/>
          <w:bCs/>
          <w:color w:val="AA3731"/>
          <w:sz w:val="21"/>
          <w:szCs w:val="21"/>
        </w:rPr>
        <w:t>assertEquals</w:t>
      </w:r>
      <w:proofErr w:type="spellEnd"/>
      <w:r w:rsidRPr="001D52CE">
        <w:rPr>
          <w:rFonts w:ascii="Consolas" w:hAnsi="Consolas"/>
          <w:color w:val="777777"/>
          <w:sz w:val="21"/>
          <w:szCs w:val="21"/>
        </w:rPr>
        <w:t>(</w:t>
      </w:r>
      <w:proofErr w:type="spellStart"/>
      <w:proofErr w:type="gramEnd"/>
      <w:r w:rsidRPr="001D52CE">
        <w:rPr>
          <w:rFonts w:ascii="Consolas" w:hAnsi="Consolas"/>
          <w:color w:val="333333"/>
          <w:sz w:val="21"/>
          <w:szCs w:val="21"/>
        </w:rPr>
        <w:t>dineroInicial</w:t>
      </w:r>
      <w:proofErr w:type="spellEnd"/>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don</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333333"/>
          <w:sz w:val="21"/>
          <w:szCs w:val="21"/>
        </w:rPr>
        <w:t>dineroDespuesDeDonacion</w:t>
      </w:r>
      <w:proofErr w:type="spellEnd"/>
      <w:r w:rsidRPr="001D52CE">
        <w:rPr>
          <w:rFonts w:ascii="Consolas" w:hAnsi="Consolas"/>
          <w:color w:val="777777"/>
          <w:sz w:val="21"/>
          <w:szCs w:val="21"/>
        </w:rPr>
        <w:t>);</w:t>
      </w:r>
      <w:r w:rsidRPr="001D52CE">
        <w:rPr>
          <w:rFonts w:ascii="Consolas" w:hAnsi="Consolas"/>
          <w:color w:val="333333"/>
          <w:sz w:val="21"/>
          <w:szCs w:val="21"/>
        </w:rPr>
        <w:t xml:space="preserve"> </w:t>
      </w:r>
    </w:p>
    <w:p w14:paraId="6A2216D0"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4B69C6"/>
          <w:sz w:val="21"/>
          <w:szCs w:val="21"/>
        </w:rPr>
        <w:t>catch</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7A3E9D"/>
          <w:sz w:val="21"/>
          <w:szCs w:val="21"/>
        </w:rPr>
        <w:t>Exception</w:t>
      </w:r>
      <w:r w:rsidRPr="001D52CE">
        <w:rPr>
          <w:rFonts w:ascii="Consolas" w:hAnsi="Consolas"/>
          <w:color w:val="333333"/>
          <w:sz w:val="21"/>
          <w:szCs w:val="21"/>
        </w:rPr>
        <w:t xml:space="preserve"> </w:t>
      </w:r>
      <w:r w:rsidRPr="001D52CE">
        <w:rPr>
          <w:rFonts w:ascii="Consolas" w:hAnsi="Consolas"/>
          <w:color w:val="7A3E9D"/>
          <w:sz w:val="21"/>
          <w:szCs w:val="21"/>
        </w:rPr>
        <w:t>ex</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p>
    <w:p w14:paraId="38D21097"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spellStart"/>
      <w:r w:rsidRPr="001D52CE">
        <w:rPr>
          <w:rFonts w:ascii="Consolas" w:hAnsi="Consolas"/>
          <w:color w:val="7A3E9D"/>
          <w:sz w:val="21"/>
          <w:szCs w:val="21"/>
        </w:rPr>
        <w:t>System</w:t>
      </w:r>
      <w:r w:rsidRPr="001D52CE">
        <w:rPr>
          <w:rFonts w:ascii="Consolas" w:hAnsi="Consolas"/>
          <w:color w:val="777777"/>
          <w:sz w:val="21"/>
          <w:szCs w:val="21"/>
        </w:rPr>
        <w:t>.</w:t>
      </w:r>
      <w:r w:rsidRPr="001D52CE">
        <w:rPr>
          <w:rFonts w:ascii="Consolas" w:hAnsi="Consolas"/>
          <w:color w:val="7A3E9D"/>
          <w:sz w:val="21"/>
          <w:szCs w:val="21"/>
        </w:rPr>
        <w:t>out</w:t>
      </w:r>
      <w:r w:rsidRPr="001D52CE">
        <w:rPr>
          <w:rFonts w:ascii="Consolas" w:hAnsi="Consolas"/>
          <w:color w:val="777777"/>
          <w:sz w:val="21"/>
          <w:szCs w:val="21"/>
        </w:rPr>
        <w:t>.</w:t>
      </w:r>
      <w:r w:rsidRPr="001D52CE">
        <w:rPr>
          <w:rFonts w:ascii="Consolas" w:hAnsi="Consolas"/>
          <w:b/>
          <w:bCs/>
          <w:color w:val="AA3731"/>
          <w:sz w:val="21"/>
          <w:szCs w:val="21"/>
        </w:rPr>
        <w:t>println</w:t>
      </w:r>
      <w:proofErr w:type="spellEnd"/>
      <w:r w:rsidRPr="001D52CE">
        <w:rPr>
          <w:rFonts w:ascii="Consolas" w:hAnsi="Consolas"/>
          <w:color w:val="777777"/>
          <w:sz w:val="21"/>
          <w:szCs w:val="21"/>
        </w:rPr>
        <w:t>("</w:t>
      </w:r>
      <w:r w:rsidRPr="001D52CE">
        <w:rPr>
          <w:rFonts w:ascii="Consolas" w:hAnsi="Consolas"/>
          <w:color w:val="448C27"/>
          <w:sz w:val="21"/>
          <w:szCs w:val="21"/>
        </w:rPr>
        <w:t xml:space="preserve">An exception occurred: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proofErr w:type="gramStart"/>
      <w:r w:rsidRPr="001D52CE">
        <w:rPr>
          <w:rFonts w:ascii="Consolas" w:hAnsi="Consolas"/>
          <w:color w:val="7A3E9D"/>
          <w:sz w:val="21"/>
          <w:szCs w:val="21"/>
        </w:rPr>
        <w:t>ex</w:t>
      </w:r>
      <w:r w:rsidRPr="001D52CE">
        <w:rPr>
          <w:rFonts w:ascii="Consolas" w:hAnsi="Consolas"/>
          <w:color w:val="777777"/>
          <w:sz w:val="21"/>
          <w:szCs w:val="21"/>
        </w:rPr>
        <w:t>.</w:t>
      </w:r>
      <w:r w:rsidRPr="001D52CE">
        <w:rPr>
          <w:rFonts w:ascii="Consolas" w:hAnsi="Consolas"/>
          <w:b/>
          <w:bCs/>
          <w:color w:val="AA3731"/>
          <w:sz w:val="21"/>
          <w:szCs w:val="21"/>
        </w:rPr>
        <w:t>getMessage</w:t>
      </w:r>
      <w:proofErr w:type="spellEnd"/>
      <w:proofErr w:type="gramEnd"/>
      <w:r w:rsidRPr="001D52CE">
        <w:rPr>
          <w:rFonts w:ascii="Consolas" w:hAnsi="Consolas"/>
          <w:color w:val="777777"/>
          <w:sz w:val="21"/>
          <w:szCs w:val="21"/>
        </w:rPr>
        <w:t>());</w:t>
      </w:r>
    </w:p>
    <w:p w14:paraId="6DD34153" w14:textId="77777777" w:rsidR="00E93D34" w:rsidRPr="001D52CE"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rPr>
      </w:pPr>
      <w:r w:rsidRPr="001D52CE">
        <w:rPr>
          <w:rFonts w:ascii="Consolas" w:hAnsi="Consolas"/>
          <w:color w:val="333333"/>
          <w:sz w:val="21"/>
          <w:szCs w:val="21"/>
        </w:rPr>
        <w:t xml:space="preserve">            </w:t>
      </w:r>
      <w:proofErr w:type="gramStart"/>
      <w:r w:rsidRPr="001D52CE">
        <w:rPr>
          <w:rFonts w:ascii="Consolas" w:hAnsi="Consolas"/>
          <w:b/>
          <w:bCs/>
          <w:color w:val="AA3731"/>
          <w:sz w:val="21"/>
          <w:szCs w:val="21"/>
        </w:rPr>
        <w:t>fail</w:t>
      </w:r>
      <w:r w:rsidRPr="001D52CE">
        <w:rPr>
          <w:rFonts w:ascii="Consolas" w:hAnsi="Consolas"/>
          <w:color w:val="777777"/>
          <w:sz w:val="21"/>
          <w:szCs w:val="21"/>
        </w:rPr>
        <w:t>(</w:t>
      </w:r>
      <w:proofErr w:type="gramEnd"/>
      <w:r w:rsidRPr="001D52CE">
        <w:rPr>
          <w:rFonts w:ascii="Consolas" w:hAnsi="Consolas"/>
          <w:color w:val="777777"/>
          <w:sz w:val="21"/>
          <w:szCs w:val="21"/>
        </w:rPr>
        <w:t>"</w:t>
      </w:r>
      <w:r w:rsidRPr="001D52CE">
        <w:rPr>
          <w:rFonts w:ascii="Consolas" w:hAnsi="Consolas"/>
          <w:color w:val="448C27"/>
          <w:sz w:val="21"/>
          <w:szCs w:val="21"/>
        </w:rPr>
        <w:t xml:space="preserve">An exception occurred: </w:t>
      </w:r>
      <w:r w:rsidRPr="001D52CE">
        <w:rPr>
          <w:rFonts w:ascii="Consolas" w:hAnsi="Consolas"/>
          <w:color w:val="777777"/>
          <w:sz w:val="21"/>
          <w:szCs w:val="21"/>
        </w:rPr>
        <w:t>"</w:t>
      </w:r>
      <w:r w:rsidRPr="001D52CE">
        <w:rPr>
          <w:rFonts w:ascii="Consolas" w:hAnsi="Consolas"/>
          <w:color w:val="333333"/>
          <w:sz w:val="21"/>
          <w:szCs w:val="21"/>
        </w:rPr>
        <w:t xml:space="preserve"> </w:t>
      </w:r>
      <w:r w:rsidRPr="001D52CE">
        <w:rPr>
          <w:rFonts w:ascii="Consolas" w:hAnsi="Consolas"/>
          <w:color w:val="777777"/>
          <w:sz w:val="21"/>
          <w:szCs w:val="21"/>
        </w:rPr>
        <w:t>+</w:t>
      </w:r>
      <w:r w:rsidRPr="001D52CE">
        <w:rPr>
          <w:rFonts w:ascii="Consolas" w:hAnsi="Consolas"/>
          <w:color w:val="333333"/>
          <w:sz w:val="21"/>
          <w:szCs w:val="21"/>
        </w:rPr>
        <w:t xml:space="preserve"> </w:t>
      </w:r>
      <w:proofErr w:type="spellStart"/>
      <w:r w:rsidRPr="001D52CE">
        <w:rPr>
          <w:rFonts w:ascii="Consolas" w:hAnsi="Consolas"/>
          <w:color w:val="7A3E9D"/>
          <w:sz w:val="21"/>
          <w:szCs w:val="21"/>
        </w:rPr>
        <w:t>ex</w:t>
      </w:r>
      <w:r w:rsidRPr="001D52CE">
        <w:rPr>
          <w:rFonts w:ascii="Consolas" w:hAnsi="Consolas"/>
          <w:color w:val="777777"/>
          <w:sz w:val="21"/>
          <w:szCs w:val="21"/>
        </w:rPr>
        <w:t>.</w:t>
      </w:r>
      <w:r w:rsidRPr="001D52CE">
        <w:rPr>
          <w:rFonts w:ascii="Consolas" w:hAnsi="Consolas"/>
          <w:b/>
          <w:bCs/>
          <w:color w:val="AA3731"/>
          <w:sz w:val="21"/>
          <w:szCs w:val="21"/>
        </w:rPr>
        <w:t>getMessage</w:t>
      </w:r>
      <w:proofErr w:type="spellEnd"/>
      <w:r w:rsidRPr="001D52CE">
        <w:rPr>
          <w:rFonts w:ascii="Consolas" w:hAnsi="Consolas"/>
          <w:color w:val="777777"/>
          <w:sz w:val="21"/>
          <w:szCs w:val="21"/>
        </w:rPr>
        <w:t>());</w:t>
      </w:r>
    </w:p>
    <w:p w14:paraId="5C7E1080"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1D52CE">
        <w:rPr>
          <w:rFonts w:ascii="Consolas" w:hAnsi="Consolas"/>
          <w:color w:val="333333"/>
          <w:sz w:val="21"/>
          <w:szCs w:val="21"/>
        </w:rPr>
        <w:t xml:space="preserve">        </w:t>
      </w:r>
      <w:r w:rsidRPr="006274FF">
        <w:rPr>
          <w:rFonts w:ascii="Consolas" w:hAnsi="Consolas"/>
          <w:color w:val="777777"/>
          <w:sz w:val="21"/>
          <w:szCs w:val="21"/>
          <w:lang w:val="es-EC"/>
        </w:rPr>
        <w:t>}</w:t>
      </w:r>
    </w:p>
    <w:p w14:paraId="6B4BE85F" w14:textId="77777777" w:rsidR="00E93D34" w:rsidRPr="006274FF" w:rsidRDefault="00E93D34" w:rsidP="00E93D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5F5F5"/>
        <w:spacing w:line="285" w:lineRule="atLeast"/>
        <w:rPr>
          <w:rFonts w:ascii="Consolas" w:hAnsi="Consolas"/>
          <w:color w:val="333333"/>
          <w:sz w:val="21"/>
          <w:szCs w:val="21"/>
          <w:lang w:val="es-EC"/>
        </w:rPr>
      </w:pPr>
      <w:r w:rsidRPr="006274FF">
        <w:rPr>
          <w:rFonts w:ascii="Consolas" w:hAnsi="Consolas"/>
          <w:color w:val="333333"/>
          <w:sz w:val="21"/>
          <w:szCs w:val="21"/>
          <w:lang w:val="es-EC"/>
        </w:rPr>
        <w:t xml:space="preserve">    </w:t>
      </w:r>
      <w:r w:rsidRPr="006274FF">
        <w:rPr>
          <w:rFonts w:ascii="Consolas" w:hAnsi="Consolas"/>
          <w:color w:val="777777"/>
          <w:sz w:val="21"/>
          <w:szCs w:val="21"/>
          <w:lang w:val="es-EC"/>
        </w:rPr>
        <w:t>}</w:t>
      </w:r>
    </w:p>
    <w:p w14:paraId="5A1E779A" w14:textId="77777777" w:rsidR="00E93D34" w:rsidRPr="006274FF" w:rsidRDefault="00E93D34" w:rsidP="00E93D34">
      <w:pPr>
        <w:pStyle w:val="APABodyText"/>
        <w:spacing w:before="240"/>
        <w:rPr>
          <w:lang w:val="es-EC"/>
        </w:rPr>
      </w:pPr>
      <w:r w:rsidRPr="006274FF">
        <w:rPr>
          <w:lang w:val="es-EC"/>
        </w:rPr>
        <w:t xml:space="preserve">Esta prueba verifica si el método </w:t>
      </w:r>
      <w:proofErr w:type="spellStart"/>
      <w:r w:rsidRPr="006274FF">
        <w:rPr>
          <w:lang w:val="es-EC"/>
        </w:rPr>
        <w:t>donacion</w:t>
      </w:r>
      <w:proofErr w:type="spellEnd"/>
      <w:r w:rsidRPr="006274FF">
        <w:rPr>
          <w:lang w:val="es-EC"/>
        </w:rPr>
        <w:t xml:space="preserve"> de la clase </w:t>
      </w:r>
      <w:proofErr w:type="spellStart"/>
      <w:r w:rsidRPr="006274FF">
        <w:rPr>
          <w:lang w:val="es-EC"/>
        </w:rPr>
        <w:t>MostraProy</w:t>
      </w:r>
      <w:proofErr w:type="spellEnd"/>
      <w:r w:rsidRPr="006274FF">
        <w:rPr>
          <w:lang w:val="es-EC"/>
        </w:rPr>
        <w:t xml:space="preserve"> actualiza correctamente la cantidad de dinero después de una donación. Se simula una donación y se verifica si el valor actualizado coincide con el valor esperado.</w:t>
      </w:r>
    </w:p>
    <w:p w14:paraId="5DDF28C8" w14:textId="77777777" w:rsidR="00E93D34" w:rsidRPr="006274FF" w:rsidRDefault="00E93D34" w:rsidP="00E93D34">
      <w:pPr>
        <w:rPr>
          <w:b/>
          <w:szCs w:val="32"/>
          <w:lang w:val="es-EC"/>
        </w:rPr>
      </w:pPr>
      <w:r w:rsidRPr="006274FF">
        <w:rPr>
          <w:lang w:val="es-EC"/>
        </w:rPr>
        <w:br w:type="page"/>
      </w:r>
    </w:p>
    <w:p w14:paraId="552C78B1" w14:textId="77777777" w:rsidR="00E93D34" w:rsidRPr="006274FF" w:rsidRDefault="00E93D34" w:rsidP="00E93D34">
      <w:pPr>
        <w:pStyle w:val="APALevel2"/>
      </w:pPr>
      <w:bookmarkStart w:id="42" w:name="_Toc142489703"/>
      <w:bookmarkStart w:id="43" w:name="_Toc142516880"/>
      <w:r w:rsidRPr="006274FF">
        <w:lastRenderedPageBreak/>
        <w:t>Resultados de las Pruebas</w:t>
      </w:r>
      <w:bookmarkEnd w:id="42"/>
      <w:bookmarkEnd w:id="43"/>
    </w:p>
    <w:p w14:paraId="261EF7B1" w14:textId="77777777" w:rsidR="00E93D34" w:rsidRPr="006274FF" w:rsidRDefault="00E93D34" w:rsidP="00E93D34">
      <w:pPr>
        <w:pStyle w:val="APAGraphorFigure"/>
        <w:jc w:val="center"/>
        <w:rPr>
          <w:lang w:val="es-EC"/>
        </w:rPr>
      </w:pPr>
      <w:r w:rsidRPr="006274FF">
        <w:rPr>
          <w:noProof/>
          <w:lang w:val="es-MX" w:eastAsia="es-MX"/>
        </w:rPr>
        <w:drawing>
          <wp:inline distT="0" distB="0" distL="0" distR="0" wp14:anchorId="042E53E1" wp14:editId="00548CE6">
            <wp:extent cx="4133850" cy="3194234"/>
            <wp:effectExtent l="0" t="0" r="0" b="6350"/>
            <wp:docPr id="1022266666" name="Imagen 102226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66666" name=""/>
                    <pic:cNvPicPr/>
                  </pic:nvPicPr>
                  <pic:blipFill>
                    <a:blip r:embed="rId12"/>
                    <a:stretch>
                      <a:fillRect/>
                    </a:stretch>
                  </pic:blipFill>
                  <pic:spPr>
                    <a:xfrm>
                      <a:off x="0" y="0"/>
                      <a:ext cx="4137854" cy="3197328"/>
                    </a:xfrm>
                    <a:prstGeom prst="rect">
                      <a:avLst/>
                    </a:prstGeom>
                  </pic:spPr>
                </pic:pic>
              </a:graphicData>
            </a:graphic>
          </wp:inline>
        </w:drawing>
      </w:r>
    </w:p>
    <w:p w14:paraId="0D110F88" w14:textId="77777777" w:rsidR="00E93D34" w:rsidRPr="006274FF" w:rsidRDefault="00E93D34" w:rsidP="00E93D34">
      <w:pPr>
        <w:pStyle w:val="APABodyText"/>
        <w:rPr>
          <w:lang w:val="es-EC"/>
        </w:rPr>
      </w:pPr>
      <w:r w:rsidRPr="006274FF">
        <w:rPr>
          <w:lang w:val="es-EC"/>
        </w:rPr>
        <w:t>Todas las pruebas de lógica de negocio en el proyecto de Crowdfunding se realizaron exitosamente, lo que indica que la funcionalidad principal de la aplicación está implementada correctamente y que la lógica de negocio se comporta según lo esperado. Cada prueba confirmó que los métodos probados cumplen con su funcionalidad.</w:t>
      </w:r>
    </w:p>
    <w:p w14:paraId="628D79CB" w14:textId="77777777" w:rsidR="00E93D34" w:rsidRPr="006274FF" w:rsidRDefault="00E93D34" w:rsidP="00E93D34">
      <w:pPr>
        <w:pStyle w:val="APALevel2"/>
      </w:pPr>
      <w:bookmarkStart w:id="44" w:name="_Toc142489704"/>
      <w:bookmarkStart w:id="45" w:name="_Toc142516881"/>
      <w:r w:rsidRPr="006274FF">
        <w:t>Conclusión</w:t>
      </w:r>
      <w:bookmarkEnd w:id="44"/>
      <w:bookmarkEnd w:id="45"/>
    </w:p>
    <w:p w14:paraId="1066BA77" w14:textId="4B80F9CA" w:rsidR="00021565" w:rsidRPr="006274FF" w:rsidRDefault="00E93D34" w:rsidP="00E93D34">
      <w:pPr>
        <w:pStyle w:val="APABodyText"/>
        <w:rPr>
          <w:lang w:val="es-EC"/>
        </w:rPr>
      </w:pPr>
      <w:r w:rsidRPr="006274FF">
        <w:rPr>
          <w:lang w:val="es-EC"/>
        </w:rPr>
        <w:t xml:space="preserve">Las pruebas de lógica de negocio desempeñan un papel crucial en el desarrollo de software, ya que garantizan que las funcionalidades centrales de una aplicación funcionen correctamente. Utilizando </w:t>
      </w:r>
      <w:proofErr w:type="spellStart"/>
      <w:r w:rsidRPr="006274FF">
        <w:rPr>
          <w:lang w:val="es-EC"/>
        </w:rPr>
        <w:t>JUnit</w:t>
      </w:r>
      <w:proofErr w:type="spellEnd"/>
      <w:r w:rsidRPr="006274FF">
        <w:rPr>
          <w:lang w:val="es-EC"/>
        </w:rPr>
        <w:t>, se pueden diseñar y ejecutar pruebas automatizadas para verificar la lógica subyacente de la aplicación, identificar problemas potenciales y asegurar la calidad del software. En el caso del proyecto de Crowdfunding, las pruebas de lógica de negocio demostraron que el sistema está en buen estado y que la lógica detrás de sus funciones es sólida y confiable.</w:t>
      </w:r>
      <w:r w:rsidR="00021565" w:rsidRPr="006274FF">
        <w:rPr>
          <w:b/>
          <w:lang w:val="es-EC"/>
        </w:rPr>
        <w:br w:type="page"/>
      </w:r>
    </w:p>
    <w:p w14:paraId="349E6CF9" w14:textId="3914CBF2" w:rsidR="00021565" w:rsidRPr="006274FF" w:rsidRDefault="00021565" w:rsidP="00021565">
      <w:pPr>
        <w:pStyle w:val="APALevel1"/>
      </w:pPr>
      <w:bookmarkStart w:id="46" w:name="_Toc142516882"/>
      <w:proofErr w:type="spellStart"/>
      <w:r w:rsidRPr="006274FF">
        <w:lastRenderedPageBreak/>
        <w:t>Testing</w:t>
      </w:r>
      <w:proofErr w:type="spellEnd"/>
      <w:r w:rsidRPr="006274FF">
        <w:t xml:space="preserve"> de Rendimiento</w:t>
      </w:r>
      <w:bookmarkEnd w:id="46"/>
    </w:p>
    <w:p w14:paraId="3CC75750" w14:textId="130E6720" w:rsidR="00021565" w:rsidRPr="006274FF" w:rsidRDefault="00021565" w:rsidP="00021565">
      <w:pPr>
        <w:pStyle w:val="APALevel2"/>
      </w:pPr>
      <w:bookmarkStart w:id="47" w:name="_Toc142516883"/>
      <w:proofErr w:type="spellStart"/>
      <w:r>
        <w:t>Testing</w:t>
      </w:r>
      <w:proofErr w:type="spellEnd"/>
      <w:r>
        <w:t xml:space="preserve"> con </w:t>
      </w:r>
      <w:proofErr w:type="spellStart"/>
      <w:r>
        <w:t>JMeter</w:t>
      </w:r>
      <w:bookmarkEnd w:id="47"/>
      <w:proofErr w:type="spellEnd"/>
    </w:p>
    <w:p w14:paraId="068C6DCC" w14:textId="7182DB8D" w:rsidR="4D7E7090" w:rsidRDefault="4D7E7090" w:rsidP="00A53F71">
      <w:pPr>
        <w:pStyle w:val="APAGraphorFigure"/>
      </w:pPr>
      <w:r>
        <w:t xml:space="preserve">                 </w:t>
      </w:r>
      <w:r>
        <w:rPr>
          <w:lang w:val="es-MX" w:eastAsia="es-MX"/>
        </w:rPr>
        <w:drawing>
          <wp:inline distT="0" distB="0" distL="0" distR="0" wp14:anchorId="252E3B31" wp14:editId="1A21521F">
            <wp:extent cx="4572000" cy="1552575"/>
            <wp:effectExtent l="0" t="0" r="0" b="0"/>
            <wp:docPr id="878038177" name="Imagen 87803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016AE56D" w14:textId="69A6DFEB" w:rsidR="00021565" w:rsidRDefault="46272CAF" w:rsidP="0068385E">
      <w:pPr>
        <w:pStyle w:val="APABodyText"/>
        <w:rPr>
          <w:rFonts w:eastAsia="Helvetica"/>
          <w:lang w:val="es-EC"/>
        </w:rPr>
      </w:pPr>
      <w:r w:rsidRPr="3B855E64">
        <w:rPr>
          <w:rFonts w:eastAsia="Helvetica"/>
          <w:lang w:val="es-EC"/>
        </w:rPr>
        <w:t xml:space="preserve">Apache </w:t>
      </w:r>
      <w:proofErr w:type="spellStart"/>
      <w:r w:rsidRPr="3B855E64">
        <w:rPr>
          <w:rFonts w:eastAsia="Helvetica"/>
          <w:lang w:val="es-EC"/>
        </w:rPr>
        <w:t>JMeter</w:t>
      </w:r>
      <w:proofErr w:type="spellEnd"/>
      <w:r w:rsidRPr="3B855E64">
        <w:rPr>
          <w:rFonts w:eastAsia="Helvetica"/>
          <w:lang w:val="es-EC"/>
        </w:rPr>
        <w:t xml:space="preserve"> se puede usar para probar el rendimiento tanto en recursos estáticos como dinámicos, aplicaciones dinámicas web.</w:t>
      </w:r>
      <w:r w:rsidR="00021565" w:rsidRPr="00023671">
        <w:rPr>
          <w:lang w:val="es-EC"/>
        </w:rPr>
        <w:br/>
      </w:r>
      <w:r w:rsidRPr="3B855E64">
        <w:rPr>
          <w:rFonts w:eastAsia="Helvetica"/>
          <w:lang w:val="es-EC"/>
        </w:rPr>
        <w:t>Se puede usar para simular una carga pesada en un servidor, grupo de servidores, red u objeto para probar su fuerza o para analizar el rendimiento general bajo diferentes tipos de carga.</w:t>
      </w:r>
    </w:p>
    <w:p w14:paraId="057CD264" w14:textId="77034747" w:rsidR="00021565" w:rsidRDefault="46272CAF" w:rsidP="0068385E">
      <w:pPr>
        <w:pStyle w:val="APABodyText"/>
        <w:rPr>
          <w:lang w:val="es-EC"/>
        </w:rPr>
      </w:pPr>
      <w:r w:rsidRPr="3B855E64">
        <w:rPr>
          <w:rFonts w:eastAsia="Helvetica"/>
          <w:lang w:val="es-EC"/>
        </w:rPr>
        <w:t xml:space="preserve">Las características de Apache </w:t>
      </w:r>
      <w:proofErr w:type="spellStart"/>
      <w:r w:rsidRPr="3B855E64">
        <w:rPr>
          <w:rFonts w:eastAsia="Helvetica"/>
          <w:lang w:val="es-EC"/>
        </w:rPr>
        <w:t>JMeter</w:t>
      </w:r>
      <w:proofErr w:type="spellEnd"/>
      <w:r w:rsidRPr="3B855E64">
        <w:rPr>
          <w:rFonts w:eastAsia="Helvetica"/>
          <w:lang w:val="es-EC"/>
        </w:rPr>
        <w:t xml:space="preserve"> incluyen:</w:t>
      </w:r>
    </w:p>
    <w:p w14:paraId="04D009E3" w14:textId="21791073" w:rsidR="00021565" w:rsidRPr="0068385E" w:rsidRDefault="46272CAF" w:rsidP="0068385E">
      <w:pPr>
        <w:pStyle w:val="APABodyText"/>
        <w:rPr>
          <w:szCs w:val="24"/>
          <w:lang w:val="es-EC"/>
        </w:rPr>
      </w:pPr>
      <w:r w:rsidRPr="0068385E">
        <w:rPr>
          <w:szCs w:val="24"/>
          <w:lang w:val="es-EC"/>
        </w:rPr>
        <w:t>Capacidad para cargar y probar el rendimiento de muchas aplicaciones/servidores/tipos de protocolos diferentes:</w:t>
      </w:r>
    </w:p>
    <w:p w14:paraId="2D02E0F3" w14:textId="75F4EBBD" w:rsidR="00021565" w:rsidRPr="0068385E" w:rsidRDefault="46272CAF" w:rsidP="0068385E">
      <w:pPr>
        <w:pStyle w:val="APABodyText"/>
        <w:numPr>
          <w:ilvl w:val="0"/>
          <w:numId w:val="48"/>
        </w:numPr>
      </w:pPr>
      <w:r w:rsidRPr="0068385E">
        <w:t>Web: HTTP, HTTPS (Java, NodeJS, PHP, ASP.NET, …)</w:t>
      </w:r>
    </w:p>
    <w:p w14:paraId="4F0819DA" w14:textId="3D1B3FA9" w:rsidR="00021565" w:rsidRPr="0068385E" w:rsidRDefault="46272CAF" w:rsidP="0068385E">
      <w:pPr>
        <w:pStyle w:val="APABodyText"/>
        <w:numPr>
          <w:ilvl w:val="0"/>
          <w:numId w:val="48"/>
        </w:numPr>
      </w:pPr>
      <w:proofErr w:type="spellStart"/>
      <w:r w:rsidRPr="0068385E">
        <w:t>Servicios</w:t>
      </w:r>
      <w:proofErr w:type="spellEnd"/>
      <w:r w:rsidRPr="0068385E">
        <w:t xml:space="preserve"> web SOAP/REST</w:t>
      </w:r>
    </w:p>
    <w:p w14:paraId="7715AB23" w14:textId="3EBA535C" w:rsidR="00021565" w:rsidRPr="0068385E" w:rsidRDefault="46272CAF" w:rsidP="0068385E">
      <w:pPr>
        <w:pStyle w:val="APABodyText"/>
        <w:numPr>
          <w:ilvl w:val="0"/>
          <w:numId w:val="48"/>
        </w:numPr>
      </w:pPr>
      <w:r w:rsidRPr="0068385E">
        <w:t>FTP</w:t>
      </w:r>
    </w:p>
    <w:p w14:paraId="4A15FC24" w14:textId="4FFD8516" w:rsidR="00021565" w:rsidRPr="0068385E" w:rsidRDefault="46272CAF" w:rsidP="0068385E">
      <w:pPr>
        <w:pStyle w:val="APABodyText"/>
        <w:numPr>
          <w:ilvl w:val="0"/>
          <w:numId w:val="48"/>
        </w:numPr>
      </w:pPr>
      <w:r w:rsidRPr="0068385E">
        <w:t xml:space="preserve">Base de </w:t>
      </w:r>
      <w:proofErr w:type="spellStart"/>
      <w:r w:rsidRPr="0068385E">
        <w:t>datos</w:t>
      </w:r>
      <w:proofErr w:type="spellEnd"/>
      <w:r w:rsidRPr="0068385E">
        <w:t xml:space="preserve"> a </w:t>
      </w:r>
      <w:proofErr w:type="spellStart"/>
      <w:r w:rsidRPr="0068385E">
        <w:t>través</w:t>
      </w:r>
      <w:proofErr w:type="spellEnd"/>
      <w:r w:rsidRPr="0068385E">
        <w:t xml:space="preserve"> de JDBC</w:t>
      </w:r>
    </w:p>
    <w:p w14:paraId="3271976C" w14:textId="011788BE" w:rsidR="00021565" w:rsidRPr="0068385E" w:rsidRDefault="46272CAF" w:rsidP="0068385E">
      <w:pPr>
        <w:pStyle w:val="APABodyText"/>
        <w:numPr>
          <w:ilvl w:val="0"/>
          <w:numId w:val="48"/>
        </w:numPr>
      </w:pPr>
      <w:r w:rsidRPr="0068385E">
        <w:t>LDAP</w:t>
      </w:r>
    </w:p>
    <w:p w14:paraId="4DEC247F" w14:textId="776758B6" w:rsidR="00021565" w:rsidRPr="0068385E" w:rsidRDefault="46272CAF" w:rsidP="0068385E">
      <w:pPr>
        <w:pStyle w:val="APABodyText"/>
        <w:numPr>
          <w:ilvl w:val="0"/>
          <w:numId w:val="48"/>
        </w:numPr>
      </w:pPr>
      <w:r w:rsidRPr="0068385E">
        <w:t xml:space="preserve">Middleware </w:t>
      </w:r>
      <w:proofErr w:type="spellStart"/>
      <w:r w:rsidRPr="0068385E">
        <w:t>orientado</w:t>
      </w:r>
      <w:proofErr w:type="spellEnd"/>
      <w:r w:rsidRPr="0068385E">
        <w:t xml:space="preserve"> a </w:t>
      </w:r>
      <w:proofErr w:type="spellStart"/>
      <w:r w:rsidRPr="0068385E">
        <w:t>mensajes</w:t>
      </w:r>
      <w:proofErr w:type="spellEnd"/>
      <w:r w:rsidRPr="0068385E">
        <w:t xml:space="preserve"> (MOM) a </w:t>
      </w:r>
      <w:proofErr w:type="spellStart"/>
      <w:r w:rsidRPr="0068385E">
        <w:t>través</w:t>
      </w:r>
      <w:proofErr w:type="spellEnd"/>
      <w:r w:rsidRPr="0068385E">
        <w:t xml:space="preserve"> de JMS</w:t>
      </w:r>
    </w:p>
    <w:p w14:paraId="7196E7FD" w14:textId="1332FAB6" w:rsidR="00021565" w:rsidRPr="0068385E" w:rsidRDefault="46272CAF" w:rsidP="0068385E">
      <w:pPr>
        <w:pStyle w:val="APABodyText"/>
        <w:numPr>
          <w:ilvl w:val="0"/>
          <w:numId w:val="48"/>
        </w:numPr>
      </w:pPr>
      <w:r w:rsidRPr="0068385E">
        <w:t>Correo - SMTP(S), POP3(S) e IMAP(S)</w:t>
      </w:r>
    </w:p>
    <w:p w14:paraId="79FC6802" w14:textId="38F4036C" w:rsidR="00021565" w:rsidRPr="0068385E" w:rsidRDefault="46272CAF" w:rsidP="0068385E">
      <w:pPr>
        <w:pStyle w:val="APABodyText"/>
        <w:numPr>
          <w:ilvl w:val="0"/>
          <w:numId w:val="48"/>
        </w:numPr>
      </w:pPr>
      <w:proofErr w:type="spellStart"/>
      <w:r w:rsidRPr="0068385E">
        <w:t>Comandos</w:t>
      </w:r>
      <w:proofErr w:type="spellEnd"/>
      <w:r w:rsidRPr="0068385E">
        <w:t xml:space="preserve"> </w:t>
      </w:r>
      <w:proofErr w:type="spellStart"/>
      <w:r w:rsidRPr="0068385E">
        <w:t>nativos</w:t>
      </w:r>
      <w:proofErr w:type="spellEnd"/>
      <w:r w:rsidRPr="0068385E">
        <w:t xml:space="preserve"> o scripts de shell</w:t>
      </w:r>
    </w:p>
    <w:p w14:paraId="13C6852F" w14:textId="3EDFC49C" w:rsidR="00021565" w:rsidRPr="0068385E" w:rsidRDefault="46272CAF" w:rsidP="0068385E">
      <w:pPr>
        <w:pStyle w:val="APABodyText"/>
        <w:numPr>
          <w:ilvl w:val="0"/>
          <w:numId w:val="48"/>
        </w:numPr>
      </w:pPr>
      <w:r w:rsidRPr="0068385E">
        <w:t>TCP</w:t>
      </w:r>
    </w:p>
    <w:p w14:paraId="00561BE0" w14:textId="73F3D3A6" w:rsidR="00021565" w:rsidRPr="0068385E" w:rsidRDefault="46272CAF" w:rsidP="0068385E">
      <w:pPr>
        <w:pStyle w:val="APABodyText"/>
        <w:numPr>
          <w:ilvl w:val="0"/>
          <w:numId w:val="48"/>
        </w:numPr>
      </w:pPr>
      <w:proofErr w:type="spellStart"/>
      <w:r w:rsidRPr="0068385E">
        <w:lastRenderedPageBreak/>
        <w:t>Objetos</w:t>
      </w:r>
      <w:proofErr w:type="spellEnd"/>
      <w:r w:rsidRPr="0068385E">
        <w:t xml:space="preserve"> Java</w:t>
      </w:r>
    </w:p>
    <w:p w14:paraId="04011D08" w14:textId="0A90755B" w:rsidR="00021565" w:rsidRPr="0068385E" w:rsidRDefault="46272CAF" w:rsidP="0068385E">
      <w:pPr>
        <w:pStyle w:val="APABodyText"/>
        <w:numPr>
          <w:ilvl w:val="0"/>
          <w:numId w:val="48"/>
        </w:numPr>
      </w:pPr>
      <w:r w:rsidRPr="0068385E">
        <w:t xml:space="preserve">IDE de </w:t>
      </w:r>
      <w:proofErr w:type="spellStart"/>
      <w:r w:rsidRPr="0068385E">
        <w:t>prueba</w:t>
      </w:r>
      <w:proofErr w:type="spellEnd"/>
      <w:r w:rsidRPr="0068385E">
        <w:t xml:space="preserve"> con </w:t>
      </w:r>
      <w:proofErr w:type="spellStart"/>
      <w:r w:rsidRPr="0068385E">
        <w:t>todas</w:t>
      </w:r>
      <w:proofErr w:type="spellEnd"/>
      <w:r w:rsidRPr="0068385E">
        <w:t xml:space="preserve"> las </w:t>
      </w:r>
      <w:proofErr w:type="spellStart"/>
      <w:r w:rsidRPr="0068385E">
        <w:t>funciones</w:t>
      </w:r>
      <w:proofErr w:type="spellEnd"/>
      <w:r w:rsidRPr="0068385E">
        <w:t xml:space="preserve"> que </w:t>
      </w:r>
      <w:proofErr w:type="spellStart"/>
      <w:r w:rsidRPr="0068385E">
        <w:t>permite</w:t>
      </w:r>
      <w:proofErr w:type="spellEnd"/>
      <w:r w:rsidRPr="0068385E">
        <w:t xml:space="preserve"> la </w:t>
      </w:r>
      <w:proofErr w:type="spellStart"/>
      <w:r w:rsidRPr="0068385E">
        <w:t>grabación</w:t>
      </w:r>
      <w:proofErr w:type="spellEnd"/>
      <w:r w:rsidRPr="0068385E">
        <w:t xml:space="preserve"> </w:t>
      </w:r>
      <w:proofErr w:type="spellStart"/>
      <w:r w:rsidRPr="0068385E">
        <w:t>rápida</w:t>
      </w:r>
      <w:proofErr w:type="spellEnd"/>
      <w:r w:rsidRPr="0068385E">
        <w:t xml:space="preserve"> del plan de </w:t>
      </w:r>
      <w:proofErr w:type="spellStart"/>
      <w:r w:rsidRPr="0068385E">
        <w:t>prueba</w:t>
      </w:r>
      <w:proofErr w:type="spellEnd"/>
      <w:r w:rsidRPr="0068385E">
        <w:t xml:space="preserve"> (</w:t>
      </w:r>
      <w:proofErr w:type="spellStart"/>
      <w:r w:rsidRPr="0068385E">
        <w:t>desde</w:t>
      </w:r>
      <w:proofErr w:type="spellEnd"/>
      <w:r w:rsidRPr="0068385E">
        <w:t xml:space="preserve"> </w:t>
      </w:r>
      <w:proofErr w:type="spellStart"/>
      <w:r w:rsidRPr="0068385E">
        <w:t>navegadores</w:t>
      </w:r>
      <w:proofErr w:type="spellEnd"/>
      <w:r w:rsidRPr="0068385E">
        <w:t xml:space="preserve"> o </w:t>
      </w:r>
      <w:proofErr w:type="spellStart"/>
      <w:r w:rsidRPr="0068385E">
        <w:t>aplicaciones</w:t>
      </w:r>
      <w:proofErr w:type="spellEnd"/>
      <w:r w:rsidRPr="0068385E">
        <w:t xml:space="preserve"> </w:t>
      </w:r>
      <w:proofErr w:type="spellStart"/>
      <w:r w:rsidRPr="0068385E">
        <w:t>nativas</w:t>
      </w:r>
      <w:proofErr w:type="spellEnd"/>
      <w:r w:rsidRPr="0068385E">
        <w:t xml:space="preserve">), </w:t>
      </w:r>
      <w:proofErr w:type="spellStart"/>
      <w:r w:rsidRPr="0068385E">
        <w:t>compilación</w:t>
      </w:r>
      <w:proofErr w:type="spellEnd"/>
      <w:r w:rsidRPr="0068385E">
        <w:t xml:space="preserve"> y </w:t>
      </w:r>
      <w:proofErr w:type="spellStart"/>
      <w:proofErr w:type="gramStart"/>
      <w:r w:rsidRPr="0068385E">
        <w:t>depuración</w:t>
      </w:r>
      <w:proofErr w:type="spellEnd"/>
      <w:r w:rsidRPr="0068385E">
        <w:t xml:space="preserve"> .</w:t>
      </w:r>
      <w:proofErr w:type="gramEnd"/>
    </w:p>
    <w:p w14:paraId="381DCDDC" w14:textId="28F02995" w:rsidR="00021565" w:rsidRPr="0068385E" w:rsidRDefault="00000000" w:rsidP="0068385E">
      <w:pPr>
        <w:pStyle w:val="APABodyText"/>
        <w:numPr>
          <w:ilvl w:val="0"/>
          <w:numId w:val="48"/>
        </w:numPr>
      </w:pPr>
      <w:hyperlink r:id="rId14" w:anchor="non_gui">
        <w:r w:rsidR="46272CAF" w:rsidRPr="0068385E">
          <w:rPr>
            <w:rStyle w:val="Hipervnculo"/>
            <w:color w:val="auto"/>
            <w:u w:val="none"/>
          </w:rPr>
          <w:t xml:space="preserve">Modo CLI (modo de </w:t>
        </w:r>
        <w:proofErr w:type="spellStart"/>
        <w:r w:rsidR="46272CAF" w:rsidRPr="0068385E">
          <w:rPr>
            <w:rStyle w:val="Hipervnculo"/>
            <w:color w:val="auto"/>
            <w:u w:val="none"/>
          </w:rPr>
          <w:t>línea</w:t>
        </w:r>
        <w:proofErr w:type="spellEnd"/>
        <w:r w:rsidR="46272CAF" w:rsidRPr="0068385E">
          <w:rPr>
            <w:rStyle w:val="Hipervnculo"/>
            <w:color w:val="auto"/>
            <w:u w:val="none"/>
          </w:rPr>
          <w:t xml:space="preserve"> de </w:t>
        </w:r>
        <w:proofErr w:type="spellStart"/>
        <w:r w:rsidR="46272CAF" w:rsidRPr="0068385E">
          <w:rPr>
            <w:rStyle w:val="Hipervnculo"/>
            <w:color w:val="auto"/>
            <w:u w:val="none"/>
          </w:rPr>
          <w:t>comandos</w:t>
        </w:r>
        <w:proofErr w:type="spellEnd"/>
        <w:r w:rsidR="46272CAF" w:rsidRPr="0068385E">
          <w:rPr>
            <w:rStyle w:val="Hipervnculo"/>
            <w:color w:val="auto"/>
            <w:u w:val="none"/>
          </w:rPr>
          <w:t xml:space="preserve"> (</w:t>
        </w:r>
        <w:proofErr w:type="spellStart"/>
        <w:r w:rsidR="46272CAF" w:rsidRPr="0068385E">
          <w:rPr>
            <w:rStyle w:val="Hipervnculo"/>
            <w:color w:val="auto"/>
            <w:u w:val="none"/>
          </w:rPr>
          <w:t>anteriormente</w:t>
        </w:r>
        <w:proofErr w:type="spellEnd"/>
        <w:r w:rsidR="46272CAF" w:rsidRPr="0068385E">
          <w:rPr>
            <w:rStyle w:val="Hipervnculo"/>
            <w:color w:val="auto"/>
            <w:u w:val="none"/>
          </w:rPr>
          <w:t xml:space="preserve"> </w:t>
        </w:r>
        <w:proofErr w:type="spellStart"/>
        <w:r w:rsidR="46272CAF" w:rsidRPr="0068385E">
          <w:rPr>
            <w:rStyle w:val="Hipervnculo"/>
            <w:color w:val="auto"/>
            <w:u w:val="none"/>
          </w:rPr>
          <w:t>llamado</w:t>
        </w:r>
        <w:proofErr w:type="spellEnd"/>
        <w:r w:rsidR="46272CAF" w:rsidRPr="0068385E">
          <w:rPr>
            <w:rStyle w:val="Hipervnculo"/>
            <w:color w:val="auto"/>
            <w:u w:val="none"/>
          </w:rPr>
          <w:t xml:space="preserve"> </w:t>
        </w:r>
        <w:proofErr w:type="gramStart"/>
        <w:r w:rsidR="46272CAF" w:rsidRPr="0068385E">
          <w:rPr>
            <w:rStyle w:val="Hipervnculo"/>
            <w:color w:val="auto"/>
            <w:u w:val="none"/>
          </w:rPr>
          <w:t>Non GUI</w:t>
        </w:r>
        <w:proofErr w:type="gramEnd"/>
        <w:r w:rsidR="46272CAF" w:rsidRPr="0068385E">
          <w:rPr>
            <w:rStyle w:val="Hipervnculo"/>
            <w:color w:val="auto"/>
            <w:u w:val="none"/>
          </w:rPr>
          <w:t>) / modo sin cabeza)</w:t>
        </w:r>
      </w:hyperlink>
      <w:r w:rsidR="46272CAF" w:rsidRPr="0068385E">
        <w:t xml:space="preserve"> para </w:t>
      </w:r>
      <w:proofErr w:type="spellStart"/>
      <w:r w:rsidR="46272CAF" w:rsidRPr="0068385E">
        <w:t>cargar</w:t>
      </w:r>
      <w:proofErr w:type="spellEnd"/>
      <w:r w:rsidR="46272CAF" w:rsidRPr="0068385E">
        <w:t xml:space="preserve"> la </w:t>
      </w:r>
      <w:proofErr w:type="spellStart"/>
      <w:r w:rsidR="46272CAF" w:rsidRPr="0068385E">
        <w:t>prueba</w:t>
      </w:r>
      <w:proofErr w:type="spellEnd"/>
      <w:r w:rsidR="46272CAF" w:rsidRPr="0068385E">
        <w:t xml:space="preserve"> </w:t>
      </w:r>
      <w:proofErr w:type="spellStart"/>
      <w:r w:rsidR="46272CAF" w:rsidRPr="0068385E">
        <w:t>desde</w:t>
      </w:r>
      <w:proofErr w:type="spellEnd"/>
      <w:r w:rsidR="46272CAF" w:rsidRPr="0068385E">
        <w:t xml:space="preserve"> </w:t>
      </w:r>
      <w:proofErr w:type="spellStart"/>
      <w:r w:rsidR="46272CAF" w:rsidRPr="0068385E">
        <w:t>cualquier</w:t>
      </w:r>
      <w:proofErr w:type="spellEnd"/>
      <w:r w:rsidR="46272CAF" w:rsidRPr="0068385E">
        <w:t xml:space="preserve"> </w:t>
      </w:r>
      <w:proofErr w:type="spellStart"/>
      <w:r w:rsidR="46272CAF" w:rsidRPr="0068385E">
        <w:t>sistema</w:t>
      </w:r>
      <w:proofErr w:type="spellEnd"/>
      <w:r w:rsidR="46272CAF" w:rsidRPr="0068385E">
        <w:t xml:space="preserve"> </w:t>
      </w:r>
      <w:proofErr w:type="spellStart"/>
      <w:r w:rsidR="46272CAF" w:rsidRPr="0068385E">
        <w:t>operativo</w:t>
      </w:r>
      <w:proofErr w:type="spellEnd"/>
      <w:r w:rsidR="46272CAF" w:rsidRPr="0068385E">
        <w:t xml:space="preserve"> compatible con Java (Linux, Windows, Mac OSX, …)</w:t>
      </w:r>
    </w:p>
    <w:p w14:paraId="550956D3" w14:textId="3083639B" w:rsidR="00021565" w:rsidRPr="0068385E" w:rsidRDefault="46272CAF" w:rsidP="0068385E">
      <w:pPr>
        <w:pStyle w:val="APABodyText"/>
        <w:numPr>
          <w:ilvl w:val="0"/>
          <w:numId w:val="48"/>
        </w:numPr>
      </w:pPr>
      <w:r w:rsidRPr="0068385E">
        <w:t xml:space="preserve">Un </w:t>
      </w:r>
      <w:hyperlink r:id="rId15">
        <w:proofErr w:type="spellStart"/>
        <w:r w:rsidRPr="0068385E">
          <w:rPr>
            <w:rStyle w:val="Hipervnculo"/>
            <w:color w:val="auto"/>
            <w:u w:val="none"/>
          </w:rPr>
          <w:t>informe</w:t>
        </w:r>
        <w:proofErr w:type="spellEnd"/>
        <w:r w:rsidRPr="0068385E">
          <w:rPr>
            <w:rStyle w:val="Hipervnculo"/>
            <w:color w:val="auto"/>
            <w:u w:val="none"/>
          </w:rPr>
          <w:t xml:space="preserve"> HTML </w:t>
        </w:r>
        <w:proofErr w:type="spellStart"/>
        <w:r w:rsidRPr="0068385E">
          <w:rPr>
            <w:rStyle w:val="Hipervnculo"/>
            <w:color w:val="auto"/>
            <w:u w:val="none"/>
          </w:rPr>
          <w:t>dinámico</w:t>
        </w:r>
        <w:proofErr w:type="spellEnd"/>
        <w:r w:rsidRPr="0068385E">
          <w:rPr>
            <w:rStyle w:val="Hipervnculo"/>
            <w:color w:val="auto"/>
            <w:u w:val="none"/>
          </w:rPr>
          <w:t xml:space="preserve"> </w:t>
        </w:r>
        <w:proofErr w:type="spellStart"/>
        <w:r w:rsidRPr="0068385E">
          <w:rPr>
            <w:rStyle w:val="Hipervnculo"/>
            <w:color w:val="auto"/>
            <w:u w:val="none"/>
          </w:rPr>
          <w:t>completo</w:t>
        </w:r>
        <w:proofErr w:type="spellEnd"/>
        <w:r w:rsidRPr="0068385E">
          <w:rPr>
            <w:rStyle w:val="Hipervnculo"/>
            <w:color w:val="auto"/>
            <w:u w:val="none"/>
          </w:rPr>
          <w:t xml:space="preserve"> y </w:t>
        </w:r>
        <w:proofErr w:type="spellStart"/>
        <w:r w:rsidRPr="0068385E">
          <w:rPr>
            <w:rStyle w:val="Hipervnculo"/>
            <w:color w:val="auto"/>
            <w:u w:val="none"/>
          </w:rPr>
          <w:t>listo</w:t>
        </w:r>
        <w:proofErr w:type="spellEnd"/>
        <w:r w:rsidRPr="0068385E">
          <w:rPr>
            <w:rStyle w:val="Hipervnculo"/>
            <w:color w:val="auto"/>
            <w:u w:val="none"/>
          </w:rPr>
          <w:t xml:space="preserve"> para </w:t>
        </w:r>
        <w:proofErr w:type="spellStart"/>
        <w:r w:rsidRPr="0068385E">
          <w:rPr>
            <w:rStyle w:val="Hipervnculo"/>
            <w:color w:val="auto"/>
            <w:u w:val="none"/>
          </w:rPr>
          <w:t>presentar</w:t>
        </w:r>
        <w:proofErr w:type="spellEnd"/>
      </w:hyperlink>
    </w:p>
    <w:p w14:paraId="47E72D32" w14:textId="776E825B" w:rsidR="00021565" w:rsidRPr="0068385E" w:rsidRDefault="46272CAF" w:rsidP="0068385E">
      <w:pPr>
        <w:pStyle w:val="APABodyText"/>
        <w:numPr>
          <w:ilvl w:val="0"/>
          <w:numId w:val="48"/>
        </w:numPr>
      </w:pPr>
      <w:proofErr w:type="spellStart"/>
      <w:r w:rsidRPr="0068385E">
        <w:t>Fácil</w:t>
      </w:r>
      <w:proofErr w:type="spellEnd"/>
      <w:r w:rsidRPr="0068385E">
        <w:t xml:space="preserve"> </w:t>
      </w:r>
      <w:proofErr w:type="spellStart"/>
      <w:r w:rsidRPr="0068385E">
        <w:t>correlación</w:t>
      </w:r>
      <w:proofErr w:type="spellEnd"/>
      <w:r w:rsidRPr="0068385E">
        <w:t xml:space="preserve"> a </w:t>
      </w:r>
      <w:proofErr w:type="spellStart"/>
      <w:r w:rsidRPr="0068385E">
        <w:t>través</w:t>
      </w:r>
      <w:proofErr w:type="spellEnd"/>
      <w:r w:rsidRPr="0068385E">
        <w:t xml:space="preserve"> de la </w:t>
      </w:r>
      <w:proofErr w:type="spellStart"/>
      <w:r w:rsidRPr="0068385E">
        <w:t>capacidad</w:t>
      </w:r>
      <w:proofErr w:type="spellEnd"/>
      <w:r w:rsidRPr="0068385E">
        <w:t xml:space="preserve"> de </w:t>
      </w:r>
      <w:proofErr w:type="spellStart"/>
      <w:r w:rsidRPr="0068385E">
        <w:t>extraer</w:t>
      </w:r>
      <w:proofErr w:type="spellEnd"/>
      <w:r w:rsidRPr="0068385E">
        <w:t xml:space="preserve"> </w:t>
      </w:r>
      <w:proofErr w:type="spellStart"/>
      <w:r w:rsidRPr="0068385E">
        <w:t>datos</w:t>
      </w:r>
      <w:proofErr w:type="spellEnd"/>
      <w:r w:rsidRPr="0068385E">
        <w:t xml:space="preserve"> de </w:t>
      </w:r>
      <w:proofErr w:type="spellStart"/>
      <w:r w:rsidRPr="0068385E">
        <w:t>los</w:t>
      </w:r>
      <w:proofErr w:type="spellEnd"/>
      <w:r w:rsidRPr="0068385E">
        <w:t xml:space="preserve"> </w:t>
      </w:r>
      <w:proofErr w:type="spellStart"/>
      <w:r w:rsidRPr="0068385E">
        <w:t>formatos</w:t>
      </w:r>
      <w:proofErr w:type="spellEnd"/>
      <w:r w:rsidRPr="0068385E">
        <w:t xml:space="preserve"> de </w:t>
      </w:r>
      <w:proofErr w:type="spellStart"/>
      <w:r w:rsidRPr="0068385E">
        <w:t>respuesta</w:t>
      </w:r>
      <w:proofErr w:type="spellEnd"/>
      <w:r w:rsidRPr="0068385E">
        <w:t xml:space="preserve"> </w:t>
      </w:r>
      <w:proofErr w:type="spellStart"/>
      <w:r w:rsidRPr="0068385E">
        <w:t>más</w:t>
      </w:r>
      <w:proofErr w:type="spellEnd"/>
      <w:r w:rsidRPr="0068385E">
        <w:t xml:space="preserve"> </w:t>
      </w:r>
      <w:proofErr w:type="spellStart"/>
      <w:r w:rsidRPr="0068385E">
        <w:t>populares</w:t>
      </w:r>
      <w:proofErr w:type="spellEnd"/>
      <w:r w:rsidRPr="0068385E">
        <w:t xml:space="preserve">, </w:t>
      </w:r>
      <w:hyperlink r:id="rId16" w:anchor="CSS/JQuery_Extractor">
        <w:r w:rsidRPr="0068385E">
          <w:rPr>
            <w:rStyle w:val="Hipervnculo"/>
            <w:color w:val="auto"/>
            <w:u w:val="none"/>
          </w:rPr>
          <w:t>HTML</w:t>
        </w:r>
      </w:hyperlink>
      <w:r w:rsidRPr="0068385E">
        <w:t xml:space="preserve"> , </w:t>
      </w:r>
      <w:hyperlink r:id="rId17" w:anchor="JSON_Extractor">
        <w:r w:rsidRPr="0068385E">
          <w:rPr>
            <w:rStyle w:val="Hipervnculo"/>
            <w:color w:val="auto"/>
            <w:u w:val="none"/>
          </w:rPr>
          <w:t>JSON</w:t>
        </w:r>
      </w:hyperlink>
      <w:r w:rsidRPr="0068385E">
        <w:t xml:space="preserve"> , </w:t>
      </w:r>
      <w:hyperlink r:id="rId18" w:anchor="XPath_Extractor">
        <w:r w:rsidRPr="0068385E">
          <w:rPr>
            <w:rStyle w:val="Hipervnculo"/>
            <w:color w:val="auto"/>
            <w:u w:val="none"/>
          </w:rPr>
          <w:t>XML</w:t>
        </w:r>
      </w:hyperlink>
      <w:r w:rsidRPr="0068385E">
        <w:t xml:space="preserve"> o </w:t>
      </w:r>
      <w:hyperlink r:id="rId19" w:anchor="Regular_Expression_Extractor">
        <w:proofErr w:type="spellStart"/>
        <w:r w:rsidRPr="0068385E">
          <w:rPr>
            <w:rStyle w:val="Hipervnculo"/>
            <w:color w:val="auto"/>
            <w:u w:val="none"/>
          </w:rPr>
          <w:t>cualquier</w:t>
        </w:r>
        <w:proofErr w:type="spellEnd"/>
        <w:r w:rsidRPr="0068385E">
          <w:rPr>
            <w:rStyle w:val="Hipervnculo"/>
            <w:color w:val="auto"/>
            <w:u w:val="none"/>
          </w:rPr>
          <w:t xml:space="preserve"> </w:t>
        </w:r>
        <w:proofErr w:type="spellStart"/>
        <w:r w:rsidRPr="0068385E">
          <w:rPr>
            <w:rStyle w:val="Hipervnculo"/>
            <w:color w:val="auto"/>
            <w:u w:val="none"/>
          </w:rPr>
          <w:t>formato</w:t>
        </w:r>
        <w:proofErr w:type="spellEnd"/>
        <w:r w:rsidRPr="0068385E">
          <w:rPr>
            <w:rStyle w:val="Hipervnculo"/>
            <w:color w:val="auto"/>
            <w:u w:val="none"/>
          </w:rPr>
          <w:t xml:space="preserve"> de </w:t>
        </w:r>
        <w:proofErr w:type="spellStart"/>
        <w:r w:rsidRPr="0068385E">
          <w:rPr>
            <w:rStyle w:val="Hipervnculo"/>
            <w:color w:val="auto"/>
            <w:u w:val="none"/>
          </w:rPr>
          <w:t>texto</w:t>
        </w:r>
        <w:proofErr w:type="spellEnd"/>
      </w:hyperlink>
    </w:p>
    <w:p w14:paraId="7446E7AA" w14:textId="5524F0A7" w:rsidR="00021565" w:rsidRPr="0068385E" w:rsidRDefault="46272CAF" w:rsidP="0068385E">
      <w:pPr>
        <w:pStyle w:val="APABodyText"/>
        <w:numPr>
          <w:ilvl w:val="0"/>
          <w:numId w:val="48"/>
        </w:numPr>
      </w:pPr>
      <w:proofErr w:type="spellStart"/>
      <w:r w:rsidRPr="0068385E">
        <w:t>Portabilidad</w:t>
      </w:r>
      <w:proofErr w:type="spellEnd"/>
      <w:r w:rsidRPr="0068385E">
        <w:t xml:space="preserve"> </w:t>
      </w:r>
      <w:proofErr w:type="spellStart"/>
      <w:r w:rsidRPr="0068385E">
        <w:t>completa</w:t>
      </w:r>
      <w:proofErr w:type="spellEnd"/>
      <w:r w:rsidRPr="0068385E">
        <w:t xml:space="preserve"> y </w:t>
      </w:r>
      <w:proofErr w:type="spellStart"/>
      <w:r w:rsidRPr="0068385E">
        <w:t>pureza</w:t>
      </w:r>
      <w:proofErr w:type="spellEnd"/>
      <w:r w:rsidRPr="0068385E">
        <w:t xml:space="preserve"> 100% </w:t>
      </w:r>
      <w:proofErr w:type="gramStart"/>
      <w:r w:rsidRPr="0068385E">
        <w:t>Java .</w:t>
      </w:r>
      <w:proofErr w:type="gramEnd"/>
    </w:p>
    <w:p w14:paraId="1E54910A" w14:textId="1E1F443B" w:rsidR="00021565" w:rsidRPr="0068385E" w:rsidRDefault="46272CAF" w:rsidP="0068385E">
      <w:pPr>
        <w:pStyle w:val="APABodyText"/>
        <w:numPr>
          <w:ilvl w:val="0"/>
          <w:numId w:val="48"/>
        </w:numPr>
      </w:pPr>
      <w:r w:rsidRPr="0068385E">
        <w:t xml:space="preserve">El </w:t>
      </w:r>
      <w:proofErr w:type="spellStart"/>
      <w:r w:rsidRPr="0068385E">
        <w:t>marco</w:t>
      </w:r>
      <w:proofErr w:type="spellEnd"/>
      <w:r w:rsidRPr="0068385E">
        <w:t xml:space="preserve"> </w:t>
      </w:r>
      <w:proofErr w:type="spellStart"/>
      <w:r w:rsidRPr="0068385E">
        <w:t>completo</w:t>
      </w:r>
      <w:proofErr w:type="spellEnd"/>
      <w:r w:rsidRPr="0068385E">
        <w:t xml:space="preserve"> de </w:t>
      </w:r>
      <w:proofErr w:type="spellStart"/>
      <w:r w:rsidRPr="0068385E">
        <w:t>subprocesos</w:t>
      </w:r>
      <w:proofErr w:type="spellEnd"/>
      <w:r w:rsidRPr="0068385E">
        <w:t xml:space="preserve"> </w:t>
      </w:r>
      <w:proofErr w:type="spellStart"/>
      <w:r w:rsidRPr="0068385E">
        <w:t>múltiples</w:t>
      </w:r>
      <w:proofErr w:type="spellEnd"/>
      <w:r w:rsidRPr="0068385E">
        <w:t xml:space="preserve"> </w:t>
      </w:r>
      <w:proofErr w:type="spellStart"/>
      <w:r w:rsidRPr="0068385E">
        <w:t>permite</w:t>
      </w:r>
      <w:proofErr w:type="spellEnd"/>
      <w:r w:rsidRPr="0068385E">
        <w:t xml:space="preserve"> </w:t>
      </w:r>
      <w:proofErr w:type="spellStart"/>
      <w:r w:rsidRPr="0068385E">
        <w:t>el</w:t>
      </w:r>
      <w:proofErr w:type="spellEnd"/>
      <w:r w:rsidRPr="0068385E">
        <w:t xml:space="preserve"> </w:t>
      </w:r>
      <w:proofErr w:type="spellStart"/>
      <w:r w:rsidRPr="0068385E">
        <w:t>muestreo</w:t>
      </w:r>
      <w:proofErr w:type="spellEnd"/>
      <w:r w:rsidRPr="0068385E">
        <w:t xml:space="preserve"> </w:t>
      </w:r>
      <w:proofErr w:type="spellStart"/>
      <w:r w:rsidRPr="0068385E">
        <w:t>concurrente</w:t>
      </w:r>
      <w:proofErr w:type="spellEnd"/>
      <w:r w:rsidRPr="0068385E">
        <w:t xml:space="preserve"> </w:t>
      </w:r>
      <w:proofErr w:type="spellStart"/>
      <w:r w:rsidRPr="0068385E">
        <w:t>por</w:t>
      </w:r>
      <w:proofErr w:type="spellEnd"/>
      <w:r w:rsidRPr="0068385E">
        <w:t xml:space="preserve"> </w:t>
      </w:r>
      <w:proofErr w:type="spellStart"/>
      <w:r w:rsidRPr="0068385E">
        <w:t>muchos</w:t>
      </w:r>
      <w:proofErr w:type="spellEnd"/>
      <w:r w:rsidRPr="0068385E">
        <w:t xml:space="preserve"> </w:t>
      </w:r>
      <w:proofErr w:type="spellStart"/>
      <w:r w:rsidRPr="0068385E">
        <w:t>subprocesos</w:t>
      </w:r>
      <w:proofErr w:type="spellEnd"/>
      <w:r w:rsidRPr="0068385E">
        <w:t xml:space="preserve"> y </w:t>
      </w:r>
      <w:proofErr w:type="spellStart"/>
      <w:r w:rsidRPr="0068385E">
        <w:t>el</w:t>
      </w:r>
      <w:proofErr w:type="spellEnd"/>
      <w:r w:rsidRPr="0068385E">
        <w:t xml:space="preserve"> </w:t>
      </w:r>
      <w:proofErr w:type="spellStart"/>
      <w:r w:rsidRPr="0068385E">
        <w:t>muestreo</w:t>
      </w:r>
      <w:proofErr w:type="spellEnd"/>
      <w:r w:rsidRPr="0068385E">
        <w:t xml:space="preserve"> </w:t>
      </w:r>
      <w:proofErr w:type="spellStart"/>
      <w:r w:rsidRPr="0068385E">
        <w:t>simultáneo</w:t>
      </w:r>
      <w:proofErr w:type="spellEnd"/>
      <w:r w:rsidRPr="0068385E">
        <w:t xml:space="preserve"> de </w:t>
      </w:r>
      <w:proofErr w:type="spellStart"/>
      <w:r w:rsidRPr="0068385E">
        <w:t>diferentes</w:t>
      </w:r>
      <w:proofErr w:type="spellEnd"/>
      <w:r w:rsidRPr="0068385E">
        <w:t xml:space="preserve"> </w:t>
      </w:r>
      <w:proofErr w:type="spellStart"/>
      <w:r w:rsidRPr="0068385E">
        <w:t>funciones</w:t>
      </w:r>
      <w:proofErr w:type="spellEnd"/>
      <w:r w:rsidRPr="0068385E">
        <w:t xml:space="preserve"> </w:t>
      </w:r>
      <w:proofErr w:type="spellStart"/>
      <w:r w:rsidRPr="0068385E">
        <w:t>por</w:t>
      </w:r>
      <w:proofErr w:type="spellEnd"/>
      <w:r w:rsidRPr="0068385E">
        <w:t xml:space="preserve"> </w:t>
      </w:r>
      <w:proofErr w:type="spellStart"/>
      <w:r w:rsidRPr="0068385E">
        <w:t>grupos</w:t>
      </w:r>
      <w:proofErr w:type="spellEnd"/>
      <w:r w:rsidRPr="0068385E">
        <w:t xml:space="preserve"> de </w:t>
      </w:r>
      <w:proofErr w:type="spellStart"/>
      <w:r w:rsidRPr="0068385E">
        <w:t>subprocesos</w:t>
      </w:r>
      <w:proofErr w:type="spellEnd"/>
      <w:r w:rsidRPr="0068385E">
        <w:t xml:space="preserve"> </w:t>
      </w:r>
      <w:proofErr w:type="spellStart"/>
      <w:r w:rsidRPr="0068385E">
        <w:t>separados</w:t>
      </w:r>
      <w:proofErr w:type="spellEnd"/>
      <w:r w:rsidRPr="0068385E">
        <w:t>.</w:t>
      </w:r>
    </w:p>
    <w:p w14:paraId="6339C7A4" w14:textId="3E0B14B5" w:rsidR="00021565" w:rsidRDefault="46272CAF" w:rsidP="0068385E">
      <w:pPr>
        <w:pStyle w:val="APABodyText"/>
        <w:numPr>
          <w:ilvl w:val="0"/>
          <w:numId w:val="48"/>
        </w:numPr>
      </w:pPr>
      <w:proofErr w:type="spellStart"/>
      <w:r w:rsidRPr="0068385E">
        <w:t>Almacenamiento</w:t>
      </w:r>
      <w:proofErr w:type="spellEnd"/>
      <w:r w:rsidRPr="0068385E">
        <w:t xml:space="preserve"> </w:t>
      </w:r>
      <w:proofErr w:type="spellStart"/>
      <w:r w:rsidRPr="0068385E">
        <w:t>en</w:t>
      </w:r>
      <w:proofErr w:type="spellEnd"/>
      <w:r w:rsidRPr="0068385E">
        <w:t xml:space="preserve"> </w:t>
      </w:r>
      <w:proofErr w:type="spellStart"/>
      <w:r w:rsidRPr="0068385E">
        <w:t>caché</w:t>
      </w:r>
      <w:proofErr w:type="spellEnd"/>
      <w:r w:rsidRPr="0068385E">
        <w:t xml:space="preserve"> y </w:t>
      </w:r>
      <w:proofErr w:type="spellStart"/>
      <w:r w:rsidRPr="0068385E">
        <w:t>análisis</w:t>
      </w:r>
      <w:proofErr w:type="spellEnd"/>
      <w:r w:rsidRPr="0068385E">
        <w:t>/</w:t>
      </w:r>
      <w:proofErr w:type="spellStart"/>
      <w:r w:rsidRPr="0068385E">
        <w:t>reproducción</w:t>
      </w:r>
      <w:proofErr w:type="spellEnd"/>
      <w:r w:rsidRPr="0068385E">
        <w:t xml:space="preserve"> </w:t>
      </w:r>
      <w:proofErr w:type="spellStart"/>
      <w:r w:rsidRPr="0068385E">
        <w:t>fuera</w:t>
      </w:r>
      <w:proofErr w:type="spellEnd"/>
      <w:r w:rsidRPr="0068385E">
        <w:t xml:space="preserve"> de </w:t>
      </w:r>
      <w:proofErr w:type="spellStart"/>
      <w:r w:rsidRPr="0068385E">
        <w:t>línea</w:t>
      </w:r>
      <w:proofErr w:type="spellEnd"/>
      <w:r w:rsidRPr="0068385E">
        <w:t xml:space="preserve"> de </w:t>
      </w:r>
      <w:proofErr w:type="spellStart"/>
      <w:r w:rsidRPr="0068385E">
        <w:t>los</w:t>
      </w:r>
      <w:proofErr w:type="spellEnd"/>
      <w:r w:rsidRPr="0068385E">
        <w:t xml:space="preserve"> </w:t>
      </w:r>
      <w:proofErr w:type="spellStart"/>
      <w:r w:rsidRPr="0068385E">
        <w:t>resultados</w:t>
      </w:r>
      <w:proofErr w:type="spellEnd"/>
      <w:r w:rsidRPr="0068385E">
        <w:t xml:space="preserve"> de las </w:t>
      </w:r>
      <w:proofErr w:type="spellStart"/>
      <w:r w:rsidRPr="0068385E">
        <w:t>pruebas</w:t>
      </w:r>
      <w:proofErr w:type="spellEnd"/>
      <w:r w:rsidRPr="0068385E">
        <w:t>.</w:t>
      </w:r>
    </w:p>
    <w:p w14:paraId="7B4F8496" w14:textId="77777777" w:rsidR="00021565" w:rsidRPr="006274FF" w:rsidRDefault="00021565" w:rsidP="0068385E">
      <w:pPr>
        <w:pStyle w:val="APABodyText"/>
        <w:rPr>
          <w:szCs w:val="24"/>
          <w:lang w:val="es-EC"/>
        </w:rPr>
      </w:pPr>
    </w:p>
    <w:p w14:paraId="4272DEBF" w14:textId="52C3E302" w:rsidR="3D0A60AE" w:rsidRDefault="3D0A60AE" w:rsidP="0068385E">
      <w:pPr>
        <w:pStyle w:val="APABodyText"/>
        <w:rPr>
          <w:color w:val="000000" w:themeColor="text1"/>
          <w:lang w:val="es-EC"/>
        </w:rPr>
      </w:pPr>
      <w:proofErr w:type="spellStart"/>
      <w:r w:rsidRPr="3B855E64">
        <w:rPr>
          <w:color w:val="000000" w:themeColor="text1"/>
          <w:lang w:val="es-EC"/>
        </w:rPr>
        <w:t>JMeter</w:t>
      </w:r>
      <w:proofErr w:type="spellEnd"/>
      <w:r w:rsidRPr="3B855E64">
        <w:rPr>
          <w:color w:val="000000" w:themeColor="text1"/>
          <w:lang w:val="es-EC"/>
        </w:rPr>
        <w:t xml:space="preserve"> no es un navegador, funciona a nivel de protocolo. En lo que respecta a los servicios web y los servicios remotos, </w:t>
      </w:r>
      <w:proofErr w:type="spellStart"/>
      <w:r w:rsidRPr="3B855E64">
        <w:rPr>
          <w:color w:val="000000" w:themeColor="text1"/>
          <w:lang w:val="es-EC"/>
        </w:rPr>
        <w:t>JMeter</w:t>
      </w:r>
      <w:proofErr w:type="spellEnd"/>
      <w:r w:rsidRPr="3B855E64">
        <w:rPr>
          <w:color w:val="000000" w:themeColor="text1"/>
          <w:lang w:val="es-EC"/>
        </w:rPr>
        <w:t xml:space="preserve"> parece un navegador (o más bien, múltiples navegadores); sin embargo, </w:t>
      </w:r>
      <w:proofErr w:type="spellStart"/>
      <w:r w:rsidRPr="3B855E64">
        <w:rPr>
          <w:color w:val="000000" w:themeColor="text1"/>
          <w:lang w:val="es-EC"/>
        </w:rPr>
        <w:t>JMeter</w:t>
      </w:r>
      <w:proofErr w:type="spellEnd"/>
      <w:r w:rsidRPr="3B855E64">
        <w:rPr>
          <w:color w:val="000000" w:themeColor="text1"/>
          <w:lang w:val="es-EC"/>
        </w:rPr>
        <w:t xml:space="preserve"> no realiza todas las acciones compatibles con los navegadores. En particular, </w:t>
      </w:r>
      <w:proofErr w:type="spellStart"/>
      <w:r w:rsidRPr="3B855E64">
        <w:rPr>
          <w:color w:val="000000" w:themeColor="text1"/>
          <w:lang w:val="es-EC"/>
        </w:rPr>
        <w:t>JMeter</w:t>
      </w:r>
      <w:proofErr w:type="spellEnd"/>
      <w:r w:rsidRPr="3B855E64">
        <w:rPr>
          <w:color w:val="000000" w:themeColor="text1"/>
          <w:lang w:val="es-EC"/>
        </w:rPr>
        <w:t xml:space="preserve"> no ejecuta el </w:t>
      </w:r>
      <w:proofErr w:type="spellStart"/>
      <w:r w:rsidRPr="3B855E64">
        <w:rPr>
          <w:color w:val="000000" w:themeColor="text1"/>
          <w:lang w:val="es-EC"/>
        </w:rPr>
        <w:t>Javascript</w:t>
      </w:r>
      <w:proofErr w:type="spellEnd"/>
      <w:r w:rsidRPr="3B855E64">
        <w:rPr>
          <w:color w:val="000000" w:themeColor="text1"/>
          <w:lang w:val="es-EC"/>
        </w:rPr>
        <w:t xml:space="preserve"> que se encuentra en las páginas HTML. Tampoco representa las páginas HTML como lo hace un navegador (es posible ver la respuesta como HTML, etc., pero los tiempos no se incluyen en ninguna muestra, y solo se muestra una muestra en un hilo a la vez).</w:t>
      </w:r>
    </w:p>
    <w:p w14:paraId="3ADEFC6C" w14:textId="0B70EC26" w:rsidR="16F72ADF" w:rsidRDefault="16F72ADF" w:rsidP="16F72ADF">
      <w:pPr>
        <w:rPr>
          <w:color w:val="000000" w:themeColor="text1"/>
          <w:lang w:val="es-EC"/>
        </w:rPr>
      </w:pPr>
    </w:p>
    <w:p w14:paraId="60FEB3C8" w14:textId="680F1048" w:rsidR="79FD06D4" w:rsidRDefault="79FD06D4" w:rsidP="16F72ADF">
      <w:pPr>
        <w:rPr>
          <w:color w:val="000000" w:themeColor="text1"/>
          <w:lang w:val="es-EC"/>
        </w:rPr>
      </w:pPr>
      <w:r w:rsidRPr="16F72ADF">
        <w:rPr>
          <w:color w:val="000000" w:themeColor="text1"/>
          <w:lang w:val="es-EC"/>
        </w:rPr>
        <w:t xml:space="preserve">Bueno cuando se empieza por abrir el </w:t>
      </w:r>
      <w:proofErr w:type="spellStart"/>
      <w:r w:rsidRPr="16F72ADF">
        <w:rPr>
          <w:color w:val="000000" w:themeColor="text1"/>
          <w:lang w:val="es-EC"/>
        </w:rPr>
        <w:t>JMeter</w:t>
      </w:r>
      <w:proofErr w:type="spellEnd"/>
      <w:r w:rsidRPr="16F72ADF">
        <w:rPr>
          <w:color w:val="000000" w:themeColor="text1"/>
          <w:lang w:val="es-EC"/>
        </w:rPr>
        <w:t xml:space="preserve"> nos aparece lo siguiente</w:t>
      </w:r>
      <w:r w:rsidR="087A2559" w:rsidRPr="02D653A1">
        <w:rPr>
          <w:color w:val="000000" w:themeColor="text1"/>
          <w:lang w:val="es-EC"/>
        </w:rPr>
        <w:t>,</w:t>
      </w:r>
      <w:r w:rsidR="087A2559" w:rsidRPr="3BF56DD9">
        <w:rPr>
          <w:color w:val="000000" w:themeColor="text1"/>
          <w:lang w:val="es-EC"/>
        </w:rPr>
        <w:t xml:space="preserve"> pero toca esperar unos minutos</w:t>
      </w:r>
      <w:r w:rsidRPr="16F72ADF">
        <w:rPr>
          <w:color w:val="000000" w:themeColor="text1"/>
          <w:lang w:val="es-EC"/>
        </w:rPr>
        <w:t xml:space="preserve">... </w:t>
      </w:r>
    </w:p>
    <w:p w14:paraId="1D5D9B0E" w14:textId="52C79A67" w:rsidR="3B855E64" w:rsidRDefault="3B855E64" w:rsidP="3B855E64">
      <w:pPr>
        <w:rPr>
          <w:color w:val="000000" w:themeColor="text1"/>
          <w:lang w:val="es-EC"/>
        </w:rPr>
      </w:pPr>
    </w:p>
    <w:p w14:paraId="70373E1F" w14:textId="70E3A127" w:rsidR="3D0A60AE" w:rsidRDefault="58A0A9C4" w:rsidP="3B855E64">
      <w:r>
        <w:rPr>
          <w:noProof/>
          <w:lang w:val="es-MX" w:eastAsia="es-MX"/>
        </w:rPr>
        <w:drawing>
          <wp:inline distT="0" distB="0" distL="0" distR="0" wp14:anchorId="30BE6D14" wp14:editId="32193C6C">
            <wp:extent cx="4389160" cy="2383054"/>
            <wp:effectExtent l="0" t="0" r="0" b="0"/>
            <wp:docPr id="226940114" name="Imagen 22694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6940114"/>
                    <pic:cNvPicPr/>
                  </pic:nvPicPr>
                  <pic:blipFill>
                    <a:blip r:embed="rId20">
                      <a:extLst>
                        <a:ext uri="{28A0092B-C50C-407E-A947-70E740481C1C}">
                          <a14:useLocalDpi xmlns:a14="http://schemas.microsoft.com/office/drawing/2010/main" val="0"/>
                        </a:ext>
                      </a:extLst>
                    </a:blip>
                    <a:srcRect l="9522" t="18282" r="18092" b="11849"/>
                    <a:stretch>
                      <a:fillRect/>
                    </a:stretch>
                  </pic:blipFill>
                  <pic:spPr>
                    <a:xfrm>
                      <a:off x="0" y="0"/>
                      <a:ext cx="4389160" cy="2383054"/>
                    </a:xfrm>
                    <a:prstGeom prst="rect">
                      <a:avLst/>
                    </a:prstGeom>
                  </pic:spPr>
                </pic:pic>
              </a:graphicData>
            </a:graphic>
          </wp:inline>
        </w:drawing>
      </w:r>
    </w:p>
    <w:p w14:paraId="64140A91" w14:textId="44966657" w:rsidR="16F72ADF" w:rsidRDefault="16F72ADF" w:rsidP="16F72ADF"/>
    <w:p w14:paraId="25DE6CD8" w14:textId="3DEED840" w:rsidR="05CAF878" w:rsidRPr="00023671" w:rsidRDefault="05CAF878" w:rsidP="16F72ADF">
      <w:pPr>
        <w:rPr>
          <w:lang w:val="es-EC"/>
        </w:rPr>
      </w:pPr>
      <w:r w:rsidRPr="00023671">
        <w:rPr>
          <w:lang w:val="es-EC"/>
        </w:rPr>
        <w:t xml:space="preserve">Una vez cargada se muestra lo </w:t>
      </w:r>
      <w:r w:rsidR="07E78D1E" w:rsidRPr="000D3C36">
        <w:rPr>
          <w:lang w:val="es-EC"/>
        </w:rPr>
        <w:t>sigu</w:t>
      </w:r>
      <w:r w:rsidR="6001C00E" w:rsidRPr="000D3C36">
        <w:rPr>
          <w:lang w:val="es-EC"/>
        </w:rPr>
        <w:t>ie</w:t>
      </w:r>
      <w:r w:rsidR="07E78D1E" w:rsidRPr="000D3C36">
        <w:rPr>
          <w:lang w:val="es-EC"/>
        </w:rPr>
        <w:t>nte</w:t>
      </w:r>
      <w:r w:rsidRPr="00023671">
        <w:rPr>
          <w:lang w:val="es-EC"/>
        </w:rPr>
        <w:t xml:space="preserve"> luego de unos minutos...</w:t>
      </w:r>
    </w:p>
    <w:p w14:paraId="6DB6B4FF" w14:textId="7AEB2FF8" w:rsidR="16F72ADF" w:rsidRPr="00023671" w:rsidRDefault="16F72ADF" w:rsidP="16F72ADF">
      <w:pPr>
        <w:rPr>
          <w:lang w:val="es-EC"/>
        </w:rPr>
      </w:pPr>
    </w:p>
    <w:p w14:paraId="45DF9E4D" w14:textId="2D9AAAE6" w:rsidR="3D0A60AE" w:rsidRDefault="58A0A9C4" w:rsidP="3B855E64">
      <w:r>
        <w:rPr>
          <w:noProof/>
          <w:lang w:val="es-MX" w:eastAsia="es-MX"/>
        </w:rPr>
        <w:drawing>
          <wp:inline distT="0" distB="0" distL="0" distR="0" wp14:anchorId="5CD6A89C" wp14:editId="1C73C371">
            <wp:extent cx="4425175" cy="2545671"/>
            <wp:effectExtent l="0" t="0" r="0" b="0"/>
            <wp:docPr id="1380196581" name="Imagen 138019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0196581"/>
                    <pic:cNvPicPr/>
                  </pic:nvPicPr>
                  <pic:blipFill>
                    <a:blip r:embed="rId21">
                      <a:extLst>
                        <a:ext uri="{28A0092B-C50C-407E-A947-70E740481C1C}">
                          <a14:useLocalDpi xmlns:a14="http://schemas.microsoft.com/office/drawing/2010/main" val="0"/>
                        </a:ext>
                      </a:extLst>
                    </a:blip>
                    <a:srcRect l="9712" t="11172" r="11045" b="7786"/>
                    <a:stretch>
                      <a:fillRect/>
                    </a:stretch>
                  </pic:blipFill>
                  <pic:spPr>
                    <a:xfrm>
                      <a:off x="0" y="0"/>
                      <a:ext cx="4425175" cy="2545671"/>
                    </a:xfrm>
                    <a:prstGeom prst="rect">
                      <a:avLst/>
                    </a:prstGeom>
                  </pic:spPr>
                </pic:pic>
              </a:graphicData>
            </a:graphic>
          </wp:inline>
        </w:drawing>
      </w:r>
    </w:p>
    <w:p w14:paraId="521943EE" w14:textId="179A2A00" w:rsidR="16F72ADF" w:rsidRDefault="16F72ADF" w:rsidP="16F72ADF"/>
    <w:p w14:paraId="1AB129D7" w14:textId="68397163" w:rsidR="158C7682" w:rsidRPr="00023671" w:rsidRDefault="158C7682" w:rsidP="16F72ADF">
      <w:pPr>
        <w:rPr>
          <w:lang w:val="es-EC"/>
        </w:rPr>
      </w:pPr>
      <w:r w:rsidRPr="00023671">
        <w:rPr>
          <w:lang w:val="es-EC"/>
        </w:rPr>
        <w:t xml:space="preserve">Luego ya se abre el documento que </w:t>
      </w:r>
      <w:proofErr w:type="spellStart"/>
      <w:r w:rsidR="76479612" w:rsidRPr="00023671">
        <w:rPr>
          <w:lang w:val="es-EC"/>
        </w:rPr>
        <w:t>desiemos</w:t>
      </w:r>
      <w:proofErr w:type="spellEnd"/>
      <w:r w:rsidR="76479612" w:rsidRPr="00023671">
        <w:rPr>
          <w:lang w:val="es-EC"/>
        </w:rPr>
        <w:t xml:space="preserve"> testear ya tenemos la </w:t>
      </w:r>
      <w:proofErr w:type="spellStart"/>
      <w:r w:rsidR="76479612" w:rsidRPr="00023671">
        <w:rPr>
          <w:lang w:val="es-EC"/>
        </w:rPr>
        <w:t>ejecucion</w:t>
      </w:r>
      <w:proofErr w:type="spellEnd"/>
      <w:r w:rsidR="76479612" w:rsidRPr="00023671">
        <w:rPr>
          <w:lang w:val="es-EC"/>
        </w:rPr>
        <w:t xml:space="preserve"> y los resultados.</w:t>
      </w:r>
    </w:p>
    <w:p w14:paraId="74335CA8" w14:textId="3F381AEF" w:rsidR="3D0A60AE" w:rsidRPr="00023671" w:rsidRDefault="3D0A60AE" w:rsidP="3B855E64">
      <w:pPr>
        <w:pStyle w:val="APABodyText"/>
        <w:ind w:firstLine="0"/>
        <w:rPr>
          <w:lang w:val="es-EC"/>
        </w:rPr>
      </w:pPr>
      <w:r w:rsidRPr="00023671">
        <w:rPr>
          <w:lang w:val="es-EC"/>
        </w:rPr>
        <w:br/>
      </w:r>
    </w:p>
    <w:p w14:paraId="7B785700" w14:textId="69C3CFB1" w:rsidR="00021565" w:rsidRPr="006274FF" w:rsidRDefault="00021565">
      <w:pPr>
        <w:rPr>
          <w:lang w:val="es-EC"/>
        </w:rPr>
      </w:pPr>
      <w:r w:rsidRPr="006274FF">
        <w:rPr>
          <w:lang w:val="es-EC"/>
        </w:rPr>
        <w:br w:type="page"/>
      </w:r>
    </w:p>
    <w:p w14:paraId="12A7DADC" w14:textId="713D1D77" w:rsidR="00021565" w:rsidRPr="006274FF" w:rsidRDefault="00021565" w:rsidP="00021565">
      <w:pPr>
        <w:pStyle w:val="APALevel1"/>
      </w:pPr>
      <w:bookmarkStart w:id="48" w:name="_Toc142516884"/>
      <w:proofErr w:type="spellStart"/>
      <w:r w:rsidRPr="006274FF">
        <w:lastRenderedPageBreak/>
        <w:t>Testing</w:t>
      </w:r>
      <w:proofErr w:type="spellEnd"/>
      <w:r w:rsidRPr="006274FF">
        <w:t xml:space="preserve"> de Usabilidad</w:t>
      </w:r>
      <w:bookmarkEnd w:id="48"/>
    </w:p>
    <w:p w14:paraId="3B1F39F7" w14:textId="77777777" w:rsidR="004435EF" w:rsidRPr="006274FF" w:rsidRDefault="004435EF" w:rsidP="004435EF">
      <w:pPr>
        <w:pStyle w:val="APALevel2"/>
      </w:pPr>
      <w:bookmarkStart w:id="49" w:name="_Toc142470052"/>
      <w:bookmarkStart w:id="50" w:name="_Toc142516885"/>
      <w:r w:rsidRPr="006274FF">
        <w:t xml:space="preserve">Software para </w:t>
      </w:r>
      <w:proofErr w:type="spellStart"/>
      <w:r w:rsidRPr="006274FF">
        <w:t>testing</w:t>
      </w:r>
      <w:proofErr w:type="spellEnd"/>
      <w:r w:rsidRPr="006274FF">
        <w:t xml:space="preserve"> de Usabilidad</w:t>
      </w:r>
      <w:bookmarkEnd w:id="49"/>
      <w:bookmarkEnd w:id="50"/>
    </w:p>
    <w:p w14:paraId="16109833" w14:textId="77777777" w:rsidR="004435EF" w:rsidRPr="006274FF" w:rsidRDefault="004435EF" w:rsidP="004435EF">
      <w:pPr>
        <w:pStyle w:val="APABodyText"/>
        <w:rPr>
          <w:lang w:val="es-EC"/>
        </w:rPr>
      </w:pPr>
      <w:r w:rsidRPr="006274FF">
        <w:rPr>
          <w:lang w:val="es-EC"/>
        </w:rPr>
        <w:t xml:space="preserve">Para el </w:t>
      </w:r>
      <w:proofErr w:type="spellStart"/>
      <w:r w:rsidRPr="006274FF">
        <w:rPr>
          <w:lang w:val="es-EC"/>
        </w:rPr>
        <w:t>testing</w:t>
      </w:r>
      <w:proofErr w:type="spellEnd"/>
      <w:r w:rsidRPr="006274FF">
        <w:rPr>
          <w:lang w:val="es-EC"/>
        </w:rPr>
        <w:t xml:space="preserve"> de usabilidad se optó por usar la herramienta </w:t>
      </w:r>
      <w:proofErr w:type="spellStart"/>
      <w:r w:rsidRPr="006274FF">
        <w:rPr>
          <w:lang w:val="es-EC"/>
        </w:rPr>
        <w:t>Optimal</w:t>
      </w:r>
      <w:proofErr w:type="spellEnd"/>
      <w:r w:rsidRPr="006274FF">
        <w:rPr>
          <w:lang w:val="es-EC"/>
        </w:rPr>
        <w:t xml:space="preserve"> </w:t>
      </w:r>
      <w:proofErr w:type="spellStart"/>
      <w:r w:rsidRPr="006274FF">
        <w:rPr>
          <w:lang w:val="es-EC"/>
        </w:rPr>
        <w:t>Worshop</w:t>
      </w:r>
      <w:proofErr w:type="spellEnd"/>
      <w:r w:rsidRPr="006274FF">
        <w:rPr>
          <w:lang w:val="es-EC"/>
        </w:rPr>
        <w:t xml:space="preserve">. </w:t>
      </w:r>
      <w:proofErr w:type="spellStart"/>
      <w:r w:rsidRPr="006274FF">
        <w:rPr>
          <w:lang w:val="es-EC"/>
        </w:rPr>
        <w:t>Optimal</w:t>
      </w:r>
      <w:proofErr w:type="spellEnd"/>
      <w:r w:rsidRPr="006274FF">
        <w:rPr>
          <w:lang w:val="es-EC"/>
        </w:rPr>
        <w:t xml:space="preserve"> Workshop es una plataforma de investigación y diseño centrado en la experiencia del usuario que proporciona herramientas y soluciones para ayudar a los equipos de diseño y desarrollo a mejorar la usabilidad y la efectividad de sus productos digitales.</w:t>
      </w:r>
    </w:p>
    <w:p w14:paraId="74BA05C3" w14:textId="1F7BF7B0" w:rsidR="004435EF" w:rsidRPr="006274FF" w:rsidRDefault="004435EF" w:rsidP="004435EF">
      <w:pPr>
        <w:pStyle w:val="APAGraphorFigure"/>
        <w:jc w:val="center"/>
        <w:rPr>
          <w:lang w:val="es-EC"/>
        </w:rPr>
      </w:pPr>
      <w:r w:rsidRPr="006274FF">
        <w:rPr>
          <w:noProof/>
          <w:lang w:val="es-MX" w:eastAsia="es-MX"/>
        </w:rPr>
        <w:drawing>
          <wp:inline distT="0" distB="0" distL="0" distR="0" wp14:anchorId="71D9D980" wp14:editId="4D79F70A">
            <wp:extent cx="5572125" cy="206057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2125" cy="2060575"/>
                    </a:xfrm>
                    <a:prstGeom prst="rect">
                      <a:avLst/>
                    </a:prstGeom>
                  </pic:spPr>
                </pic:pic>
              </a:graphicData>
            </a:graphic>
          </wp:inline>
        </w:drawing>
      </w:r>
    </w:p>
    <w:p w14:paraId="676ED305" w14:textId="3E24C68C" w:rsidR="004435EF" w:rsidRPr="006274FF" w:rsidRDefault="004435EF" w:rsidP="004435EF">
      <w:pPr>
        <w:pStyle w:val="APABodyText"/>
        <w:rPr>
          <w:lang w:val="es-EC"/>
        </w:rPr>
      </w:pPr>
      <w:r w:rsidRPr="006274FF">
        <w:rPr>
          <w:lang w:val="es-EC"/>
        </w:rPr>
        <w:t>Esta plataforma ofrece una variedad de herramientas y métodos que permiten a los profesionales de UX (experiencia de usuario) y a los diseñadores de interacción llevar a cabo investigaciones, pruebas y análisis de la usabilidad de sus productos.</w:t>
      </w:r>
    </w:p>
    <w:p w14:paraId="0D7578F5" w14:textId="77777777" w:rsidR="004435EF" w:rsidRPr="006274FF" w:rsidRDefault="004435EF">
      <w:pPr>
        <w:rPr>
          <w:b/>
          <w:szCs w:val="32"/>
          <w:lang w:val="es-EC"/>
        </w:rPr>
      </w:pPr>
      <w:r w:rsidRPr="006274FF">
        <w:rPr>
          <w:lang w:val="es-EC"/>
        </w:rPr>
        <w:br w:type="page"/>
      </w:r>
    </w:p>
    <w:p w14:paraId="66B9A203" w14:textId="4169A897" w:rsidR="004435EF" w:rsidRPr="006274FF" w:rsidRDefault="004435EF" w:rsidP="004435EF">
      <w:pPr>
        <w:pStyle w:val="APALevel2"/>
      </w:pPr>
      <w:bookmarkStart w:id="51" w:name="_Toc142516886"/>
      <w:proofErr w:type="spellStart"/>
      <w:r w:rsidRPr="006274FF">
        <w:lastRenderedPageBreak/>
        <w:t>Testing</w:t>
      </w:r>
      <w:proofErr w:type="spellEnd"/>
      <w:r w:rsidRPr="006274FF">
        <w:t xml:space="preserve"> con </w:t>
      </w:r>
      <w:proofErr w:type="spellStart"/>
      <w:r w:rsidRPr="006274FF">
        <w:t>Optimal</w:t>
      </w:r>
      <w:proofErr w:type="spellEnd"/>
      <w:r w:rsidRPr="006274FF">
        <w:t xml:space="preserve"> </w:t>
      </w:r>
      <w:proofErr w:type="spellStart"/>
      <w:r w:rsidRPr="006274FF">
        <w:t>Worshop</w:t>
      </w:r>
      <w:bookmarkEnd w:id="51"/>
      <w:proofErr w:type="spellEnd"/>
    </w:p>
    <w:p w14:paraId="6108CF55" w14:textId="43AD343B" w:rsidR="004435EF" w:rsidRPr="006274FF" w:rsidRDefault="004435EF" w:rsidP="004435EF">
      <w:pPr>
        <w:pStyle w:val="APABodyText"/>
        <w:rPr>
          <w:lang w:val="es-EC"/>
        </w:rPr>
      </w:pPr>
      <w:r w:rsidRPr="006274FF">
        <w:rPr>
          <w:lang w:val="es-EC"/>
        </w:rPr>
        <w:t xml:space="preserve">Para el </w:t>
      </w:r>
      <w:proofErr w:type="spellStart"/>
      <w:r w:rsidRPr="006274FF">
        <w:rPr>
          <w:lang w:val="es-EC"/>
        </w:rPr>
        <w:t>testing</w:t>
      </w:r>
      <w:proofErr w:type="spellEnd"/>
      <w:r w:rsidRPr="006274FF">
        <w:rPr>
          <w:lang w:val="es-EC"/>
        </w:rPr>
        <w:t xml:space="preserve"> se usaron a 5 participantes que tenían que cumplir con 3 tareas, el inicio sesión, la búsqueda de usuarios y la creación de proyectos:</w:t>
      </w:r>
    </w:p>
    <w:p w14:paraId="2AA9F9F5" w14:textId="30EE4A0E" w:rsidR="004435EF" w:rsidRPr="006274FF" w:rsidRDefault="004435EF" w:rsidP="004435EF">
      <w:pPr>
        <w:pStyle w:val="APAGraphorFigure"/>
        <w:jc w:val="center"/>
        <w:rPr>
          <w:lang w:val="es-EC"/>
        </w:rPr>
      </w:pPr>
      <w:r w:rsidRPr="006274FF">
        <w:rPr>
          <w:noProof/>
          <w:lang w:val="es-MX" w:eastAsia="es-MX"/>
        </w:rPr>
        <w:drawing>
          <wp:inline distT="0" distB="0" distL="0" distR="0" wp14:anchorId="409BD659" wp14:editId="5C487B32">
            <wp:extent cx="5727065" cy="2531110"/>
            <wp:effectExtent l="0" t="0" r="698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7065" cy="2531110"/>
                    </a:xfrm>
                    <a:prstGeom prst="rect">
                      <a:avLst/>
                    </a:prstGeom>
                  </pic:spPr>
                </pic:pic>
              </a:graphicData>
            </a:graphic>
          </wp:inline>
        </w:drawing>
      </w:r>
    </w:p>
    <w:p w14:paraId="790B6488" w14:textId="77777777" w:rsidR="004435EF" w:rsidRPr="006274FF" w:rsidRDefault="004435EF" w:rsidP="004435EF">
      <w:pPr>
        <w:pStyle w:val="APABodyText"/>
        <w:rPr>
          <w:lang w:val="es-EC"/>
        </w:rPr>
      </w:pPr>
    </w:p>
    <w:p w14:paraId="64160B40" w14:textId="7BCCC0BF" w:rsidR="004435EF" w:rsidRPr="006274FF" w:rsidRDefault="004435EF" w:rsidP="004435EF">
      <w:pPr>
        <w:pStyle w:val="APABodyText"/>
        <w:rPr>
          <w:lang w:val="es-EC"/>
        </w:rPr>
      </w:pPr>
      <w:r w:rsidRPr="006274FF">
        <w:rPr>
          <w:lang w:val="es-EC"/>
        </w:rPr>
        <w:t>Luego de que se completaron las tareas, se obtuvieron los siguientes resultados:</w:t>
      </w:r>
      <w:r w:rsidRPr="006274FF">
        <w:rPr>
          <w:lang w:val="es-EC"/>
        </w:rPr>
        <w:br/>
      </w:r>
      <w:r w:rsidRPr="006274FF">
        <w:rPr>
          <w:noProof/>
          <w:lang w:val="es-MX" w:eastAsia="es-MX"/>
        </w:rPr>
        <w:drawing>
          <wp:inline distT="0" distB="0" distL="0" distR="0" wp14:anchorId="2E2D1825" wp14:editId="5F682578">
            <wp:extent cx="5727065" cy="2566035"/>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7065" cy="2566035"/>
                    </a:xfrm>
                    <a:prstGeom prst="rect">
                      <a:avLst/>
                    </a:prstGeom>
                  </pic:spPr>
                </pic:pic>
              </a:graphicData>
            </a:graphic>
          </wp:inline>
        </w:drawing>
      </w:r>
    </w:p>
    <w:p w14:paraId="3CBA90C2" w14:textId="52BCA0FF" w:rsidR="004435EF" w:rsidRPr="006274FF" w:rsidRDefault="004435EF" w:rsidP="004435EF">
      <w:pPr>
        <w:rPr>
          <w:szCs w:val="32"/>
          <w:lang w:val="es-EC"/>
        </w:rPr>
      </w:pPr>
    </w:p>
    <w:p w14:paraId="5C503BA4" w14:textId="77777777" w:rsidR="004435EF" w:rsidRPr="006274FF" w:rsidRDefault="004435EF" w:rsidP="004435EF">
      <w:pPr>
        <w:pStyle w:val="APAGraphorFigure"/>
        <w:jc w:val="center"/>
        <w:rPr>
          <w:b/>
          <w:bCs/>
          <w:lang w:val="es-EC"/>
        </w:rPr>
      </w:pPr>
      <w:r w:rsidRPr="006274FF">
        <w:rPr>
          <w:noProof/>
          <w:lang w:val="es-MX" w:eastAsia="es-MX"/>
        </w:rPr>
        <w:lastRenderedPageBreak/>
        <w:drawing>
          <wp:inline distT="0" distB="0" distL="0" distR="0" wp14:anchorId="29A15340" wp14:editId="633360E4">
            <wp:extent cx="5727065" cy="255905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7065" cy="2559050"/>
                    </a:xfrm>
                    <a:prstGeom prst="rect">
                      <a:avLst/>
                    </a:prstGeom>
                  </pic:spPr>
                </pic:pic>
              </a:graphicData>
            </a:graphic>
          </wp:inline>
        </w:drawing>
      </w:r>
    </w:p>
    <w:p w14:paraId="0D0CE244" w14:textId="77777777" w:rsidR="004435EF" w:rsidRPr="006274FF" w:rsidRDefault="004435EF" w:rsidP="004435EF">
      <w:pPr>
        <w:rPr>
          <w:lang w:val="es-EC"/>
        </w:rPr>
      </w:pPr>
      <w:r w:rsidRPr="006274FF">
        <w:rPr>
          <w:lang w:val="es-EC"/>
        </w:rPr>
        <w:br/>
        <w:t>Mapas de calor donde se indican las zonas con las que el usuario tuvo interacción:</w:t>
      </w:r>
    </w:p>
    <w:p w14:paraId="4250FC75" w14:textId="77777777" w:rsidR="004435EF" w:rsidRPr="006274FF" w:rsidRDefault="004435EF" w:rsidP="004435EF">
      <w:pPr>
        <w:rPr>
          <w:lang w:val="es-EC"/>
        </w:rPr>
      </w:pPr>
    </w:p>
    <w:p w14:paraId="37F1DF5C" w14:textId="06AA5C1A" w:rsidR="004435EF" w:rsidRPr="006274FF" w:rsidRDefault="004435EF" w:rsidP="004435EF">
      <w:pPr>
        <w:rPr>
          <w:rFonts w:eastAsia="Times"/>
          <w:b/>
          <w:bCs/>
          <w:lang w:val="es-EC" w:eastAsia="es-ES_tradnl"/>
        </w:rPr>
      </w:pPr>
      <w:r w:rsidRPr="006274FF">
        <w:rPr>
          <w:noProof/>
          <w:lang w:val="es-MX" w:eastAsia="es-MX"/>
        </w:rPr>
        <w:drawing>
          <wp:inline distT="0" distB="0" distL="0" distR="0" wp14:anchorId="7A176841" wp14:editId="00C83A7C">
            <wp:extent cx="5727065" cy="185420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27065" cy="1854200"/>
                    </a:xfrm>
                    <a:prstGeom prst="rect">
                      <a:avLst/>
                    </a:prstGeom>
                  </pic:spPr>
                </pic:pic>
              </a:graphicData>
            </a:graphic>
          </wp:inline>
        </w:drawing>
      </w:r>
    </w:p>
    <w:p w14:paraId="55129181" w14:textId="25213992" w:rsidR="004435EF" w:rsidRPr="006274FF" w:rsidRDefault="004435EF" w:rsidP="004435EF">
      <w:pPr>
        <w:rPr>
          <w:lang w:val="es-EC"/>
        </w:rPr>
      </w:pPr>
      <w:r w:rsidRPr="006274FF">
        <w:rPr>
          <w:noProof/>
          <w:lang w:val="es-MX" w:eastAsia="es-MX"/>
        </w:rPr>
        <w:drawing>
          <wp:inline distT="0" distB="0" distL="0" distR="0" wp14:anchorId="0D1306C8" wp14:editId="4BE07C50">
            <wp:extent cx="5727065" cy="181419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27065" cy="1814195"/>
                    </a:xfrm>
                    <a:prstGeom prst="rect">
                      <a:avLst/>
                    </a:prstGeom>
                  </pic:spPr>
                </pic:pic>
              </a:graphicData>
            </a:graphic>
          </wp:inline>
        </w:drawing>
      </w:r>
    </w:p>
    <w:p w14:paraId="4464EDD6" w14:textId="77777777" w:rsidR="004435EF" w:rsidRPr="006274FF" w:rsidRDefault="004435EF" w:rsidP="004435EF">
      <w:pPr>
        <w:rPr>
          <w:rFonts w:eastAsia="Times"/>
          <w:b/>
          <w:bCs/>
          <w:lang w:val="es-EC" w:eastAsia="es-ES_tradnl"/>
        </w:rPr>
      </w:pPr>
      <w:r w:rsidRPr="006274FF">
        <w:rPr>
          <w:noProof/>
          <w:lang w:val="es-MX" w:eastAsia="es-MX"/>
        </w:rPr>
        <w:lastRenderedPageBreak/>
        <w:drawing>
          <wp:inline distT="0" distB="0" distL="0" distR="0" wp14:anchorId="19AE8E0F" wp14:editId="4015BC4E">
            <wp:extent cx="5727065" cy="1593850"/>
            <wp:effectExtent l="0" t="0" r="698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7065" cy="1593850"/>
                    </a:xfrm>
                    <a:prstGeom prst="rect">
                      <a:avLst/>
                    </a:prstGeom>
                  </pic:spPr>
                </pic:pic>
              </a:graphicData>
            </a:graphic>
          </wp:inline>
        </w:drawing>
      </w:r>
    </w:p>
    <w:p w14:paraId="6F04FAC3" w14:textId="77777777" w:rsidR="004435EF" w:rsidRPr="006274FF" w:rsidRDefault="004435EF" w:rsidP="004435EF">
      <w:pPr>
        <w:rPr>
          <w:lang w:val="es-EC"/>
        </w:rPr>
      </w:pPr>
      <w:r w:rsidRPr="006274FF">
        <w:rPr>
          <w:lang w:val="es-EC"/>
        </w:rPr>
        <w:t>Vista General:</w:t>
      </w:r>
      <w:r w:rsidRPr="006274FF">
        <w:rPr>
          <w:lang w:val="es-EC"/>
        </w:rPr>
        <w:br/>
      </w:r>
      <w:r w:rsidRPr="006274FF">
        <w:rPr>
          <w:lang w:val="es-EC"/>
        </w:rPr>
        <w:br/>
      </w:r>
      <w:r w:rsidRPr="006274FF">
        <w:rPr>
          <w:noProof/>
          <w:lang w:val="es-MX" w:eastAsia="es-MX"/>
        </w:rPr>
        <w:drawing>
          <wp:inline distT="0" distB="0" distL="0" distR="0" wp14:anchorId="24A6E42A" wp14:editId="318BEE4F">
            <wp:extent cx="5727065" cy="13589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065" cy="1358900"/>
                    </a:xfrm>
                    <a:prstGeom prst="rect">
                      <a:avLst/>
                    </a:prstGeom>
                  </pic:spPr>
                </pic:pic>
              </a:graphicData>
            </a:graphic>
          </wp:inline>
        </w:drawing>
      </w:r>
    </w:p>
    <w:p w14:paraId="2D150ABE" w14:textId="77777777" w:rsidR="004435EF" w:rsidRPr="006274FF" w:rsidRDefault="004435EF" w:rsidP="004435EF">
      <w:pPr>
        <w:rPr>
          <w:lang w:val="es-EC"/>
        </w:rPr>
      </w:pPr>
    </w:p>
    <w:p w14:paraId="18484C34" w14:textId="4C13CD04" w:rsidR="007A2EDC" w:rsidRPr="006274FF" w:rsidRDefault="004435EF" w:rsidP="007A2EDC">
      <w:pPr>
        <w:pStyle w:val="APALevel2"/>
      </w:pPr>
      <w:r w:rsidRPr="006274FF">
        <w:br/>
      </w:r>
      <w:bookmarkStart w:id="52" w:name="_Toc142516887"/>
      <w:r w:rsidR="007A2EDC" w:rsidRPr="006274FF">
        <w:t>Análisis</w:t>
      </w:r>
      <w:r w:rsidRPr="006274FF">
        <w:t xml:space="preserve"> del </w:t>
      </w:r>
      <w:proofErr w:type="spellStart"/>
      <w:r w:rsidRPr="006274FF">
        <w:t>testing</w:t>
      </w:r>
      <w:proofErr w:type="spellEnd"/>
      <w:r w:rsidRPr="006274FF">
        <w:t>:</w:t>
      </w:r>
      <w:bookmarkEnd w:id="52"/>
    </w:p>
    <w:p w14:paraId="7F9F8FD1" w14:textId="1397CABF" w:rsidR="004435EF" w:rsidRPr="006274FF" w:rsidRDefault="004435EF" w:rsidP="007A2EDC">
      <w:pPr>
        <w:pStyle w:val="APABodyText"/>
        <w:rPr>
          <w:lang w:val="es-EC"/>
        </w:rPr>
      </w:pPr>
      <w:r w:rsidRPr="006274FF">
        <w:rPr>
          <w:lang w:val="es-EC"/>
        </w:rPr>
        <w:t xml:space="preserve">En el contexto de la fase de pruebas y evaluación, es notable destacar que los resultados obtenidos de las pruebas realizadas son sumamente alentadores. De manera específica, al analizar los datos emergentes del proceso de </w:t>
      </w:r>
      <w:proofErr w:type="spellStart"/>
      <w:r w:rsidRPr="006274FF">
        <w:rPr>
          <w:lang w:val="es-EC"/>
        </w:rPr>
        <w:t>testing</w:t>
      </w:r>
      <w:proofErr w:type="spellEnd"/>
      <w:r w:rsidRPr="006274FF">
        <w:rPr>
          <w:lang w:val="es-EC"/>
        </w:rPr>
        <w:t xml:space="preserve"> en el que participaron los cinco involucrados, se puede discernir que todos los participantes lograron completar las tareas encomendadas en un intervalo de tiempo promedio de 15 segundos, presentándose incluso un impresionante mínimo de 12 segundos en un caso particular. </w:t>
      </w:r>
    </w:p>
    <w:p w14:paraId="6134EEA1" w14:textId="77777777" w:rsidR="007A2EDC" w:rsidRPr="006274FF" w:rsidRDefault="007A2EDC">
      <w:pPr>
        <w:rPr>
          <w:szCs w:val="32"/>
          <w:lang w:val="es-EC"/>
        </w:rPr>
      </w:pPr>
      <w:r w:rsidRPr="006274FF">
        <w:rPr>
          <w:lang w:val="es-EC"/>
        </w:rPr>
        <w:br w:type="page"/>
      </w:r>
    </w:p>
    <w:p w14:paraId="70C30BD3" w14:textId="1A7842F8" w:rsidR="007A2EDC" w:rsidRPr="006274FF" w:rsidRDefault="007A2EDC" w:rsidP="007A2EDC">
      <w:pPr>
        <w:pStyle w:val="APALevel2"/>
      </w:pPr>
      <w:bookmarkStart w:id="53" w:name="_Toc142516888"/>
      <w:r w:rsidRPr="006274FF">
        <w:lastRenderedPageBreak/>
        <w:t>Conclusiones:</w:t>
      </w:r>
      <w:bookmarkEnd w:id="53"/>
    </w:p>
    <w:p w14:paraId="3D9CB27B" w14:textId="46B38A07" w:rsidR="004435EF" w:rsidRPr="006274FF" w:rsidRDefault="004435EF" w:rsidP="007A2EDC">
      <w:pPr>
        <w:pStyle w:val="APABodyText"/>
        <w:rPr>
          <w:lang w:val="es-EC"/>
        </w:rPr>
      </w:pPr>
      <w:r w:rsidRPr="006274FF">
        <w:rPr>
          <w:lang w:val="es-EC"/>
        </w:rPr>
        <w:t>Estos resultados aportan un valioso indicio acerca de la eficiencia y la usabilidad de la interfaz que ha sido desarrollada. Emerge claramente que el sistema en cuestión exhibe un nivel de dinamismo e intuición que facilita la comprensión y la ejecución de las tareas planteadas. Este logro es de particular relevancia, ya que resalta la capacidad de la interfaz para guiar a los usuarios de manera efectiva y eficiente hacia la consecución de sus objetivos dentro del sistema.</w:t>
      </w:r>
    </w:p>
    <w:p w14:paraId="3F77EDCD" w14:textId="77777777" w:rsidR="004435EF" w:rsidRPr="006274FF" w:rsidRDefault="004435EF" w:rsidP="007A2EDC">
      <w:pPr>
        <w:pStyle w:val="APABodyText"/>
        <w:rPr>
          <w:lang w:val="es-EC"/>
        </w:rPr>
      </w:pPr>
      <w:r w:rsidRPr="006274FF">
        <w:rPr>
          <w:lang w:val="es-EC"/>
        </w:rPr>
        <w:t>Este hallazgo no solo refleja la solidez del diseño y la implementación de la interfaz, sino que también valida el enfoque orientado al usuario que ha sido incorporado en todas las etapas del proceso de desarrollo. La combinación de elementos visuales atractivos con una estructura de navegación fluida y lógica ha resultado en un entorno que no solo se amolda a las expectativas de los usuarios, sino que también supera sus requisitos en términos de accesibilidad y desempeño.</w:t>
      </w:r>
    </w:p>
    <w:p w14:paraId="6738FCEB" w14:textId="104BAB86" w:rsidR="00021565" w:rsidRPr="00862D4A" w:rsidRDefault="004435EF" w:rsidP="006274FF">
      <w:pPr>
        <w:pStyle w:val="APABodyText"/>
        <w:rPr>
          <w:lang w:val="es-EC"/>
        </w:rPr>
      </w:pPr>
      <w:r w:rsidRPr="006274FF">
        <w:rPr>
          <w:lang w:val="es-EC"/>
        </w:rPr>
        <w:br w:type="page"/>
      </w:r>
    </w:p>
    <w:p w14:paraId="41FFF997" w14:textId="770E9500" w:rsidR="00021565" w:rsidRPr="006274FF" w:rsidRDefault="00021565" w:rsidP="00021565">
      <w:pPr>
        <w:pStyle w:val="APALevel1"/>
      </w:pPr>
      <w:bookmarkStart w:id="54" w:name="_Toc142516889"/>
      <w:r w:rsidRPr="006274FF">
        <w:lastRenderedPageBreak/>
        <w:t xml:space="preserve">Reporte de </w:t>
      </w:r>
      <w:r w:rsidR="00DD4FCF" w:rsidRPr="006274FF">
        <w:t>Incidencias</w:t>
      </w:r>
      <w:bookmarkEnd w:id="54"/>
    </w:p>
    <w:p w14:paraId="7F382035" w14:textId="21F8A272" w:rsidR="00021565" w:rsidRPr="006274FF" w:rsidRDefault="5D2684FA" w:rsidP="00021565">
      <w:pPr>
        <w:pStyle w:val="APALevel2"/>
      </w:pPr>
      <w:bookmarkStart w:id="55" w:name="_Toc142516890"/>
      <w:r w:rsidRPr="006274FF">
        <w:rPr>
          <w:w w:val="105"/>
        </w:rPr>
        <w:t xml:space="preserve">Plataforma </w:t>
      </w:r>
      <w:proofErr w:type="spellStart"/>
      <w:r w:rsidR="00021565" w:rsidRPr="006274FF">
        <w:rPr>
          <w:w w:val="105"/>
        </w:rPr>
        <w:t>Confluence</w:t>
      </w:r>
      <w:bookmarkEnd w:id="55"/>
      <w:proofErr w:type="spellEnd"/>
    </w:p>
    <w:p w14:paraId="33AA71E5" w14:textId="33A2971A" w:rsidR="5D13543C" w:rsidRPr="006274FF" w:rsidRDefault="5D13543C" w:rsidP="001D52CE">
      <w:pPr>
        <w:pStyle w:val="APAGraphorFigure"/>
      </w:pPr>
      <w:r w:rsidRPr="006274FF">
        <w:rPr>
          <w:noProof/>
          <w:lang w:val="es-MX" w:eastAsia="es-MX"/>
        </w:rPr>
        <w:drawing>
          <wp:inline distT="0" distB="0" distL="0" distR="0" wp14:anchorId="4FE55BB8" wp14:editId="7505862A">
            <wp:extent cx="5676900" cy="2980372"/>
            <wp:effectExtent l="0" t="0" r="0" b="0"/>
            <wp:docPr id="391522953" name="Imagen 39152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76900" cy="2980372"/>
                    </a:xfrm>
                    <a:prstGeom prst="rect">
                      <a:avLst/>
                    </a:prstGeom>
                  </pic:spPr>
                </pic:pic>
              </a:graphicData>
            </a:graphic>
          </wp:inline>
        </w:drawing>
      </w:r>
    </w:p>
    <w:p w14:paraId="7AB7E003" w14:textId="46BA08B5" w:rsidR="5D13543C" w:rsidRPr="006274FF" w:rsidRDefault="5D13543C" w:rsidP="5D069703">
      <w:pPr>
        <w:pStyle w:val="APALevel2"/>
      </w:pPr>
      <w:bookmarkStart w:id="56" w:name="_Toc142516891"/>
      <w:r w:rsidRPr="006274FF">
        <w:t>Espacio creado</w:t>
      </w:r>
      <w:bookmarkEnd w:id="56"/>
    </w:p>
    <w:p w14:paraId="24315749" w14:textId="7FC15CCF" w:rsidR="5D13543C" w:rsidRPr="006274FF" w:rsidRDefault="5D13543C" w:rsidP="001D52CE">
      <w:pPr>
        <w:pStyle w:val="APAGraphorFigure"/>
      </w:pPr>
      <w:r w:rsidRPr="006274FF">
        <w:rPr>
          <w:noProof/>
          <w:lang w:val="es-MX" w:eastAsia="es-MX"/>
        </w:rPr>
        <w:drawing>
          <wp:inline distT="0" distB="0" distL="0" distR="0" wp14:anchorId="2ABA8BA4" wp14:editId="73072E49">
            <wp:extent cx="5696857" cy="2990850"/>
            <wp:effectExtent l="0" t="0" r="0" b="0"/>
            <wp:docPr id="63282865" name="Imagen 6328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96857" cy="2990850"/>
                    </a:xfrm>
                    <a:prstGeom prst="rect">
                      <a:avLst/>
                    </a:prstGeom>
                  </pic:spPr>
                </pic:pic>
              </a:graphicData>
            </a:graphic>
          </wp:inline>
        </w:drawing>
      </w:r>
    </w:p>
    <w:p w14:paraId="38FE1000" w14:textId="77777777" w:rsidR="001D52CE" w:rsidRDefault="001D52CE">
      <w:pPr>
        <w:rPr>
          <w:b/>
          <w:bCs/>
          <w:szCs w:val="32"/>
          <w:lang w:val="es-EC"/>
        </w:rPr>
      </w:pPr>
      <w:r>
        <w:rPr>
          <w:b/>
          <w:bCs/>
          <w:lang w:val="es-EC"/>
        </w:rPr>
        <w:br w:type="page"/>
      </w:r>
    </w:p>
    <w:p w14:paraId="4045266C" w14:textId="66612CBC" w:rsidR="00021565" w:rsidRPr="006274FF" w:rsidRDefault="0FDE0772" w:rsidP="5D069703">
      <w:pPr>
        <w:pStyle w:val="APABodyText"/>
        <w:spacing w:line="600" w:lineRule="auto"/>
        <w:ind w:firstLine="0"/>
        <w:rPr>
          <w:b/>
          <w:bCs/>
          <w:lang w:val="es-EC"/>
        </w:rPr>
      </w:pPr>
      <w:r w:rsidRPr="006274FF">
        <w:rPr>
          <w:b/>
          <w:bCs/>
          <w:lang w:val="es-EC"/>
        </w:rPr>
        <w:lastRenderedPageBreak/>
        <w:t>Plataforma Jira</w:t>
      </w:r>
    </w:p>
    <w:p w14:paraId="174778B5" w14:textId="4302EEE4" w:rsidR="0FDE0772" w:rsidRPr="006274FF" w:rsidRDefault="0FDE0772" w:rsidP="001D52CE">
      <w:pPr>
        <w:pStyle w:val="APAGraphorFigure"/>
        <w:rPr>
          <w:lang w:val="es-EC"/>
        </w:rPr>
      </w:pPr>
      <w:r w:rsidRPr="001D52CE">
        <w:rPr>
          <w:noProof/>
          <w:lang w:val="es-MX" w:eastAsia="es-MX"/>
        </w:rPr>
        <w:drawing>
          <wp:inline distT="0" distB="0" distL="0" distR="0" wp14:anchorId="10327E60" wp14:editId="2FD87ACC">
            <wp:extent cx="5882596" cy="3210917"/>
            <wp:effectExtent l="0" t="0" r="0" b="0"/>
            <wp:docPr id="2044708852" name="Imagen 2044708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82596" cy="3210917"/>
                    </a:xfrm>
                    <a:prstGeom prst="rect">
                      <a:avLst/>
                    </a:prstGeom>
                  </pic:spPr>
                </pic:pic>
              </a:graphicData>
            </a:graphic>
          </wp:inline>
        </w:drawing>
      </w:r>
    </w:p>
    <w:p w14:paraId="17ADD110" w14:textId="7802705E" w:rsidR="0FDE0772" w:rsidRPr="006274FF" w:rsidRDefault="0FDE0772" w:rsidP="5D069703">
      <w:pPr>
        <w:pStyle w:val="APABodyText"/>
        <w:spacing w:line="600" w:lineRule="auto"/>
        <w:ind w:firstLine="0"/>
        <w:rPr>
          <w:b/>
          <w:bCs/>
          <w:lang w:val="es-EC"/>
        </w:rPr>
      </w:pPr>
      <w:r w:rsidRPr="006274FF">
        <w:rPr>
          <w:b/>
          <w:bCs/>
          <w:lang w:val="es-EC"/>
        </w:rPr>
        <w:t>Tablero Spring en Jira</w:t>
      </w:r>
    </w:p>
    <w:p w14:paraId="6FE668F1" w14:textId="1FC706F8" w:rsidR="0FDE0772" w:rsidRPr="006274FF" w:rsidRDefault="0FDE0772" w:rsidP="001D52CE">
      <w:pPr>
        <w:pStyle w:val="APAGraphorFigure"/>
        <w:rPr>
          <w:lang w:val="es-EC"/>
        </w:rPr>
      </w:pPr>
      <w:r w:rsidRPr="001D52CE">
        <w:rPr>
          <w:noProof/>
          <w:lang w:val="es-MX" w:eastAsia="es-MX"/>
        </w:rPr>
        <w:drawing>
          <wp:inline distT="0" distB="0" distL="0" distR="0" wp14:anchorId="447D9884" wp14:editId="703307AE">
            <wp:extent cx="5882005" cy="3198340"/>
            <wp:effectExtent l="0" t="0" r="4445" b="2540"/>
            <wp:docPr id="1310553356" name="Imagen 13105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84854" cy="3199889"/>
                    </a:xfrm>
                    <a:prstGeom prst="rect">
                      <a:avLst/>
                    </a:prstGeom>
                  </pic:spPr>
                </pic:pic>
              </a:graphicData>
            </a:graphic>
          </wp:inline>
        </w:drawing>
      </w:r>
    </w:p>
    <w:p w14:paraId="0ACC8497" w14:textId="73EEDC0C" w:rsidR="5D069703" w:rsidRPr="006274FF" w:rsidRDefault="5D069703" w:rsidP="5D069703">
      <w:pPr>
        <w:pStyle w:val="APABodyText"/>
        <w:spacing w:line="600" w:lineRule="auto"/>
        <w:ind w:firstLine="0"/>
        <w:rPr>
          <w:lang w:val="es-EC"/>
        </w:rPr>
      </w:pPr>
    </w:p>
    <w:p w14:paraId="19CF67F5" w14:textId="2B9332B6" w:rsidR="79983A85" w:rsidRPr="001D52CE" w:rsidRDefault="006274FF" w:rsidP="001D52CE">
      <w:pPr>
        <w:rPr>
          <w:b/>
          <w:bCs/>
          <w:szCs w:val="32"/>
          <w:lang w:val="es-EC"/>
        </w:rPr>
      </w:pPr>
      <w:r>
        <w:rPr>
          <w:b/>
          <w:bCs/>
          <w:lang w:val="es-EC"/>
        </w:rPr>
        <w:br w:type="page"/>
      </w:r>
      <w:r w:rsidR="79983A85" w:rsidRPr="006274FF">
        <w:rPr>
          <w:b/>
          <w:bCs/>
          <w:lang w:val="es-EC"/>
        </w:rPr>
        <w:lastRenderedPageBreak/>
        <w:t xml:space="preserve">Conexión </w:t>
      </w:r>
      <w:proofErr w:type="spellStart"/>
      <w:r w:rsidR="79983A85" w:rsidRPr="006274FF">
        <w:rPr>
          <w:b/>
          <w:bCs/>
          <w:lang w:val="es-EC"/>
        </w:rPr>
        <w:t>Confluence</w:t>
      </w:r>
      <w:proofErr w:type="spellEnd"/>
      <w:r w:rsidR="79983A85" w:rsidRPr="006274FF">
        <w:rPr>
          <w:b/>
          <w:bCs/>
          <w:lang w:val="es-EC"/>
        </w:rPr>
        <w:t xml:space="preserve"> – Jira</w:t>
      </w:r>
    </w:p>
    <w:p w14:paraId="66B05404" w14:textId="4BDF7B67" w:rsidR="79983A85" w:rsidRPr="006274FF" w:rsidRDefault="79983A85" w:rsidP="001D52CE">
      <w:pPr>
        <w:pStyle w:val="APAGraphorFigure"/>
        <w:rPr>
          <w:lang w:val="es-EC"/>
        </w:rPr>
      </w:pPr>
      <w:r w:rsidRPr="006274FF">
        <w:rPr>
          <w:noProof/>
          <w:lang w:val="es-MX" w:eastAsia="es-MX"/>
        </w:rPr>
        <w:drawing>
          <wp:inline distT="0" distB="0" distL="0" distR="0" wp14:anchorId="6D446915" wp14:editId="6A4DA1FE">
            <wp:extent cx="5872984" cy="3193435"/>
            <wp:effectExtent l="0" t="0" r="0" b="0"/>
            <wp:docPr id="638048439" name="Imagen 63804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72984" cy="3193435"/>
                    </a:xfrm>
                    <a:prstGeom prst="rect">
                      <a:avLst/>
                    </a:prstGeom>
                  </pic:spPr>
                </pic:pic>
              </a:graphicData>
            </a:graphic>
          </wp:inline>
        </w:drawing>
      </w:r>
    </w:p>
    <w:p w14:paraId="041E1F6A" w14:textId="50D54006" w:rsidR="00021565" w:rsidRPr="006274FF" w:rsidRDefault="49EEAB22" w:rsidP="5D069703">
      <w:pPr>
        <w:pStyle w:val="APABodyText"/>
        <w:spacing w:line="600" w:lineRule="auto"/>
        <w:ind w:firstLine="0"/>
        <w:rPr>
          <w:b/>
          <w:bCs/>
          <w:lang w:val="es-EC"/>
        </w:rPr>
      </w:pPr>
      <w:r w:rsidRPr="006274FF">
        <w:rPr>
          <w:b/>
          <w:bCs/>
          <w:lang w:val="es-EC"/>
        </w:rPr>
        <w:t>Informe incidencias Jira</w:t>
      </w:r>
    </w:p>
    <w:p w14:paraId="236D4A2C" w14:textId="220B0993" w:rsidR="49EEAB22" w:rsidRPr="006274FF" w:rsidRDefault="49EEAB22" w:rsidP="001D52CE">
      <w:pPr>
        <w:pStyle w:val="APAGraphorFigure"/>
        <w:rPr>
          <w:lang w:val="es-EC"/>
        </w:rPr>
      </w:pPr>
      <w:r w:rsidRPr="006274FF">
        <w:rPr>
          <w:noProof/>
          <w:lang w:val="es-MX" w:eastAsia="es-MX"/>
        </w:rPr>
        <w:drawing>
          <wp:inline distT="0" distB="0" distL="0" distR="0" wp14:anchorId="3FB9CD8B" wp14:editId="65AB87C9">
            <wp:extent cx="5838825" cy="3041054"/>
            <wp:effectExtent l="0" t="0" r="0" b="0"/>
            <wp:docPr id="1157697626" name="Imagen 115769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38825" cy="3041054"/>
                    </a:xfrm>
                    <a:prstGeom prst="rect">
                      <a:avLst/>
                    </a:prstGeom>
                  </pic:spPr>
                </pic:pic>
              </a:graphicData>
            </a:graphic>
          </wp:inline>
        </w:drawing>
      </w:r>
    </w:p>
    <w:p w14:paraId="3858EB6E" w14:textId="3D218D03" w:rsidR="5D069703" w:rsidRPr="006274FF" w:rsidRDefault="5D069703" w:rsidP="5D069703">
      <w:pPr>
        <w:pStyle w:val="APABodyText"/>
        <w:spacing w:line="600" w:lineRule="auto"/>
        <w:ind w:firstLine="0"/>
        <w:rPr>
          <w:lang w:val="es-EC"/>
        </w:rPr>
      </w:pPr>
    </w:p>
    <w:p w14:paraId="3D562FAE" w14:textId="77777777" w:rsidR="001D52CE" w:rsidRDefault="001D52CE">
      <w:pPr>
        <w:rPr>
          <w:b/>
          <w:bCs/>
          <w:szCs w:val="32"/>
          <w:lang w:val="es-EC"/>
        </w:rPr>
      </w:pPr>
      <w:r>
        <w:rPr>
          <w:b/>
          <w:bCs/>
          <w:lang w:val="es-EC"/>
        </w:rPr>
        <w:br w:type="page"/>
      </w:r>
    </w:p>
    <w:p w14:paraId="6FB12ECD" w14:textId="28C8E06B" w:rsidR="51413396" w:rsidRPr="006274FF" w:rsidRDefault="51413396" w:rsidP="5D069703">
      <w:pPr>
        <w:pStyle w:val="APABodyText"/>
        <w:spacing w:line="600" w:lineRule="auto"/>
        <w:ind w:firstLine="0"/>
        <w:rPr>
          <w:b/>
          <w:bCs/>
          <w:lang w:val="es-EC"/>
        </w:rPr>
      </w:pPr>
      <w:r w:rsidRPr="006274FF">
        <w:rPr>
          <w:b/>
          <w:bCs/>
          <w:lang w:val="es-EC"/>
        </w:rPr>
        <w:lastRenderedPageBreak/>
        <w:t xml:space="preserve">Contenido informe incidencias Jira desde </w:t>
      </w:r>
      <w:proofErr w:type="spellStart"/>
      <w:r w:rsidRPr="006274FF">
        <w:rPr>
          <w:b/>
          <w:bCs/>
          <w:lang w:val="es-EC"/>
        </w:rPr>
        <w:t>Confluence</w:t>
      </w:r>
      <w:proofErr w:type="spellEnd"/>
    </w:p>
    <w:p w14:paraId="516AC4C9" w14:textId="77777777" w:rsidR="001D52CE" w:rsidRDefault="51413396" w:rsidP="001D52CE">
      <w:pPr>
        <w:pStyle w:val="APAGraphorFigure"/>
        <w:rPr>
          <w:lang w:val="es-EC"/>
        </w:rPr>
      </w:pPr>
      <w:r w:rsidRPr="006274FF">
        <w:rPr>
          <w:noProof/>
          <w:lang w:val="es-MX" w:eastAsia="es-MX"/>
        </w:rPr>
        <w:drawing>
          <wp:inline distT="0" distB="0" distL="0" distR="0" wp14:anchorId="75FBCFBA" wp14:editId="15ACBB86">
            <wp:extent cx="5755984" cy="3009900"/>
            <wp:effectExtent l="0" t="0" r="0" b="0"/>
            <wp:docPr id="117801478" name="Imagen 11780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55984" cy="3009900"/>
                    </a:xfrm>
                    <a:prstGeom prst="rect">
                      <a:avLst/>
                    </a:prstGeom>
                  </pic:spPr>
                </pic:pic>
              </a:graphicData>
            </a:graphic>
          </wp:inline>
        </w:drawing>
      </w:r>
    </w:p>
    <w:p w14:paraId="58AE483C" w14:textId="77777777" w:rsidR="001D52CE" w:rsidRDefault="001D52CE" w:rsidP="001D52CE">
      <w:pPr>
        <w:pStyle w:val="APAGraphorFigure"/>
        <w:rPr>
          <w:lang w:val="es-EC"/>
        </w:rPr>
      </w:pPr>
    </w:p>
    <w:p w14:paraId="0C0A7FCD" w14:textId="3772FD43" w:rsidR="00021565" w:rsidRPr="006274FF" w:rsidRDefault="51413396" w:rsidP="001D52CE">
      <w:pPr>
        <w:pStyle w:val="APAGraphorFigure"/>
        <w:rPr>
          <w:lang w:val="es-EC"/>
        </w:rPr>
      </w:pPr>
      <w:r w:rsidRPr="001D52CE">
        <w:rPr>
          <w:noProof/>
          <w:lang w:val="es-MX" w:eastAsia="es-MX"/>
        </w:rPr>
        <w:drawing>
          <wp:inline distT="0" distB="0" distL="0" distR="0" wp14:anchorId="69647A2E" wp14:editId="240EB4F4">
            <wp:extent cx="5753100" cy="3020378"/>
            <wp:effectExtent l="0" t="0" r="0" b="0"/>
            <wp:docPr id="675724931" name="Imagen 67572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53100" cy="3020378"/>
                    </a:xfrm>
                    <a:prstGeom prst="rect">
                      <a:avLst/>
                    </a:prstGeom>
                  </pic:spPr>
                </pic:pic>
              </a:graphicData>
            </a:graphic>
          </wp:inline>
        </w:drawing>
      </w:r>
    </w:p>
    <w:sectPr w:rsidR="00021565" w:rsidRPr="006274FF" w:rsidSect="00846809">
      <w:headerReference w:type="even" r:id="rId38"/>
      <w:headerReference w:type="default" r:id="rId39"/>
      <w:footerReference w:type="default" r:id="rId40"/>
      <w:pgSz w:w="11899" w:h="16838" w:code="1"/>
      <w:pgMar w:top="1440" w:right="1440" w:bottom="1134" w:left="1440" w:header="720" w:footer="14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E93CF" w14:textId="77777777" w:rsidR="005F36FC" w:rsidRDefault="005F36FC">
      <w:r>
        <w:separator/>
      </w:r>
    </w:p>
  </w:endnote>
  <w:endnote w:type="continuationSeparator" w:id="0">
    <w:p w14:paraId="741C328F" w14:textId="77777777" w:rsidR="005F36FC" w:rsidRDefault="005F36FC">
      <w:r>
        <w:continuationSeparator/>
      </w:r>
    </w:p>
  </w:endnote>
  <w:endnote w:type="continuationNotice" w:id="1">
    <w:p w14:paraId="584CCC13" w14:textId="77777777" w:rsidR="005F36FC" w:rsidRDefault="005F36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DB2B3" w14:textId="77777777" w:rsidR="00F126A8" w:rsidRDefault="00F126A8" w:rsidP="00577CAE">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27FD6" w14:textId="77777777" w:rsidR="005F36FC" w:rsidRDefault="005F36FC">
      <w:r>
        <w:separator/>
      </w:r>
    </w:p>
  </w:footnote>
  <w:footnote w:type="continuationSeparator" w:id="0">
    <w:p w14:paraId="38C320BB" w14:textId="77777777" w:rsidR="005F36FC" w:rsidRDefault="005F36FC">
      <w:r>
        <w:continuationSeparator/>
      </w:r>
    </w:p>
  </w:footnote>
  <w:footnote w:type="continuationNotice" w:id="1">
    <w:p w14:paraId="0B58F070" w14:textId="77777777" w:rsidR="005F36FC" w:rsidRDefault="005F36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F4BB1" w14:textId="77777777" w:rsidR="00F126A8" w:rsidRDefault="00F126A8" w:rsidP="00577CA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67825F" w14:textId="77777777" w:rsidR="00F126A8" w:rsidRDefault="00F126A8" w:rsidP="00577CA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B3E21" w14:textId="4E19AF06" w:rsidR="00F126A8" w:rsidRDefault="00F126A8" w:rsidP="00577CA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646FC">
      <w:rPr>
        <w:rStyle w:val="Nmerodepgina"/>
        <w:noProof/>
      </w:rPr>
      <w:t>8</w:t>
    </w:r>
    <w:r>
      <w:rPr>
        <w:rStyle w:val="Nmerodepgina"/>
      </w:rPr>
      <w:fldChar w:fldCharType="end"/>
    </w:r>
  </w:p>
  <w:p w14:paraId="2CBB2971" w14:textId="77777777" w:rsidR="00F126A8" w:rsidRDefault="00F126A8" w:rsidP="00577CAE">
    <w:pPr>
      <w:pStyle w:val="Encabezado"/>
      <w:ind w:left="9204" w:right="360"/>
      <w:rPr>
        <w:sz w:val="20"/>
      </w:rPr>
    </w:pPr>
  </w:p>
  <w:p w14:paraId="2331A965" w14:textId="77777777" w:rsidR="00F126A8" w:rsidRDefault="00F126A8" w:rsidP="00577CAE">
    <w:pPr>
      <w:pStyle w:val="Encabezado"/>
      <w:ind w:left="9204" w:right="360"/>
      <w:rPr>
        <w:sz w:val="20"/>
      </w:rPr>
    </w:pPr>
  </w:p>
  <w:p w14:paraId="433C5D42" w14:textId="77777777" w:rsidR="00F126A8" w:rsidRDefault="00F126A8" w:rsidP="00577CAE">
    <w:pPr>
      <w:pStyle w:val="Encabezado"/>
      <w:ind w:left="9204" w:right="360"/>
      <w:rPr>
        <w:sz w:val="20"/>
      </w:rPr>
    </w:pPr>
  </w:p>
  <w:p w14:paraId="7DD29772" w14:textId="77777777" w:rsidR="00F126A8" w:rsidRDefault="00F126A8" w:rsidP="00577CAE">
    <w:pPr>
      <w:pStyle w:val="Encabezado"/>
      <w:ind w:left="9204" w:right="360"/>
      <w:rPr>
        <w:sz w:val="20"/>
      </w:rPr>
    </w:pPr>
  </w:p>
  <w:p w14:paraId="1308F4E4" w14:textId="77777777" w:rsidR="00F126A8" w:rsidRPr="00245A4A" w:rsidRDefault="00F126A8" w:rsidP="00577CAE">
    <w:pPr>
      <w:pStyle w:val="Encabezado"/>
      <w:ind w:left="9204" w:right="36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E0CF0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9261DA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48E2F3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894D36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224602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49E275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A443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64E35C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02CCCB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A2C518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AF8739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hybridMultilevel"/>
    <w:tmpl w:val="E76EFA5C"/>
    <w:lvl w:ilvl="0" w:tplc="68BA20DA">
      <w:numFmt w:val="none"/>
      <w:lvlText w:val=""/>
      <w:lvlJc w:val="left"/>
      <w:pPr>
        <w:tabs>
          <w:tab w:val="num" w:pos="360"/>
        </w:tabs>
      </w:pPr>
    </w:lvl>
    <w:lvl w:ilvl="1" w:tplc="8FC284BE">
      <w:numFmt w:val="decimal"/>
      <w:lvlText w:val=""/>
      <w:lvlJc w:val="left"/>
    </w:lvl>
    <w:lvl w:ilvl="2" w:tplc="04E8A564">
      <w:numFmt w:val="decimal"/>
      <w:lvlText w:val=""/>
      <w:lvlJc w:val="left"/>
    </w:lvl>
    <w:lvl w:ilvl="3" w:tplc="589829C8">
      <w:numFmt w:val="decimal"/>
      <w:lvlText w:val=""/>
      <w:lvlJc w:val="left"/>
    </w:lvl>
    <w:lvl w:ilvl="4" w:tplc="4D40F722">
      <w:numFmt w:val="decimal"/>
      <w:lvlText w:val=""/>
      <w:lvlJc w:val="left"/>
    </w:lvl>
    <w:lvl w:ilvl="5" w:tplc="76122124">
      <w:numFmt w:val="decimal"/>
      <w:lvlText w:val=""/>
      <w:lvlJc w:val="left"/>
    </w:lvl>
    <w:lvl w:ilvl="6" w:tplc="B04CCE06">
      <w:numFmt w:val="decimal"/>
      <w:lvlText w:val=""/>
      <w:lvlJc w:val="left"/>
    </w:lvl>
    <w:lvl w:ilvl="7" w:tplc="56487894">
      <w:numFmt w:val="decimal"/>
      <w:lvlText w:val=""/>
      <w:lvlJc w:val="left"/>
    </w:lvl>
    <w:lvl w:ilvl="8" w:tplc="307A44AC">
      <w:numFmt w:val="decimal"/>
      <w:lvlText w:val=""/>
      <w:lvlJc w:val="left"/>
    </w:lvl>
  </w:abstractNum>
  <w:abstractNum w:abstractNumId="12" w15:restartNumberingAfterBreak="0">
    <w:nsid w:val="0116698D"/>
    <w:multiLevelType w:val="hybridMultilevel"/>
    <w:tmpl w:val="4E2A2F9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02826551"/>
    <w:multiLevelType w:val="multilevel"/>
    <w:tmpl w:val="E5E898B4"/>
    <w:lvl w:ilvl="0">
      <w:start w:val="1"/>
      <w:numFmt w:val="bullet"/>
      <w:lvlText w:val=""/>
      <w:lvlJc w:val="left"/>
      <w:pPr>
        <w:tabs>
          <w:tab w:val="num" w:pos="580"/>
        </w:tabs>
        <w:ind w:left="580" w:hanging="360"/>
      </w:pPr>
      <w:rPr>
        <w:rFonts w:ascii="Symbol" w:hAnsi="Symbol" w:hint="default"/>
      </w:rPr>
    </w:lvl>
    <w:lvl w:ilvl="1">
      <w:numFmt w:val="none"/>
      <w:lvlText w:val=""/>
      <w:lvlJc w:val="left"/>
      <w:pPr>
        <w:tabs>
          <w:tab w:val="num" w:pos="360"/>
        </w:tabs>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3404B95"/>
    <w:multiLevelType w:val="hybridMultilevel"/>
    <w:tmpl w:val="97923D6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0E1B48B9"/>
    <w:multiLevelType w:val="hybridMultilevel"/>
    <w:tmpl w:val="38128A50"/>
    <w:lvl w:ilvl="0" w:tplc="000F040A">
      <w:start w:val="1"/>
      <w:numFmt w:val="decimal"/>
      <w:lvlText w:val="%1."/>
      <w:lvlJc w:val="left"/>
      <w:pPr>
        <w:tabs>
          <w:tab w:val="num" w:pos="1080"/>
        </w:tabs>
        <w:ind w:left="1080" w:hanging="360"/>
      </w:pPr>
    </w:lvl>
    <w:lvl w:ilvl="1" w:tplc="0019040A" w:tentative="1">
      <w:start w:val="1"/>
      <w:numFmt w:val="lowerLetter"/>
      <w:lvlText w:val="%2."/>
      <w:lvlJc w:val="left"/>
      <w:pPr>
        <w:tabs>
          <w:tab w:val="num" w:pos="1800"/>
        </w:tabs>
        <w:ind w:left="1800" w:hanging="360"/>
      </w:pPr>
    </w:lvl>
    <w:lvl w:ilvl="2" w:tplc="001B040A" w:tentative="1">
      <w:start w:val="1"/>
      <w:numFmt w:val="lowerRoman"/>
      <w:lvlText w:val="%3."/>
      <w:lvlJc w:val="right"/>
      <w:pPr>
        <w:tabs>
          <w:tab w:val="num" w:pos="2520"/>
        </w:tabs>
        <w:ind w:left="2520" w:hanging="180"/>
      </w:pPr>
    </w:lvl>
    <w:lvl w:ilvl="3" w:tplc="000F040A" w:tentative="1">
      <w:start w:val="1"/>
      <w:numFmt w:val="decimal"/>
      <w:lvlText w:val="%4."/>
      <w:lvlJc w:val="left"/>
      <w:pPr>
        <w:tabs>
          <w:tab w:val="num" w:pos="3240"/>
        </w:tabs>
        <w:ind w:left="3240" w:hanging="360"/>
      </w:pPr>
    </w:lvl>
    <w:lvl w:ilvl="4" w:tplc="0019040A" w:tentative="1">
      <w:start w:val="1"/>
      <w:numFmt w:val="lowerLetter"/>
      <w:lvlText w:val="%5."/>
      <w:lvlJc w:val="left"/>
      <w:pPr>
        <w:tabs>
          <w:tab w:val="num" w:pos="3960"/>
        </w:tabs>
        <w:ind w:left="3960" w:hanging="360"/>
      </w:pPr>
    </w:lvl>
    <w:lvl w:ilvl="5" w:tplc="001B040A" w:tentative="1">
      <w:start w:val="1"/>
      <w:numFmt w:val="lowerRoman"/>
      <w:lvlText w:val="%6."/>
      <w:lvlJc w:val="right"/>
      <w:pPr>
        <w:tabs>
          <w:tab w:val="num" w:pos="4680"/>
        </w:tabs>
        <w:ind w:left="4680" w:hanging="180"/>
      </w:pPr>
    </w:lvl>
    <w:lvl w:ilvl="6" w:tplc="000F040A" w:tentative="1">
      <w:start w:val="1"/>
      <w:numFmt w:val="decimal"/>
      <w:lvlText w:val="%7."/>
      <w:lvlJc w:val="left"/>
      <w:pPr>
        <w:tabs>
          <w:tab w:val="num" w:pos="5400"/>
        </w:tabs>
        <w:ind w:left="5400" w:hanging="360"/>
      </w:pPr>
    </w:lvl>
    <w:lvl w:ilvl="7" w:tplc="0019040A" w:tentative="1">
      <w:start w:val="1"/>
      <w:numFmt w:val="lowerLetter"/>
      <w:lvlText w:val="%8."/>
      <w:lvlJc w:val="left"/>
      <w:pPr>
        <w:tabs>
          <w:tab w:val="num" w:pos="6120"/>
        </w:tabs>
        <w:ind w:left="6120" w:hanging="360"/>
      </w:pPr>
    </w:lvl>
    <w:lvl w:ilvl="8" w:tplc="001B040A" w:tentative="1">
      <w:start w:val="1"/>
      <w:numFmt w:val="lowerRoman"/>
      <w:lvlText w:val="%9."/>
      <w:lvlJc w:val="right"/>
      <w:pPr>
        <w:tabs>
          <w:tab w:val="num" w:pos="6840"/>
        </w:tabs>
        <w:ind w:left="6840" w:hanging="180"/>
      </w:pPr>
    </w:lvl>
  </w:abstractNum>
  <w:abstractNum w:abstractNumId="16" w15:restartNumberingAfterBreak="0">
    <w:nsid w:val="13402264"/>
    <w:multiLevelType w:val="hybridMultilevel"/>
    <w:tmpl w:val="CF6AA922"/>
    <w:lvl w:ilvl="0" w:tplc="000F040A">
      <w:start w:val="42"/>
      <w:numFmt w:val="decimal"/>
      <w:lvlText w:val="%1."/>
      <w:lvlJc w:val="left"/>
      <w:pPr>
        <w:tabs>
          <w:tab w:val="num" w:pos="360"/>
        </w:tabs>
        <w:ind w:left="360" w:hanging="360"/>
      </w:pPr>
      <w:rPr>
        <w:rFonts w:hint="default"/>
      </w:rPr>
    </w:lvl>
    <w:lvl w:ilvl="1" w:tplc="0019040A" w:tentative="1">
      <w:start w:val="1"/>
      <w:numFmt w:val="lowerLetter"/>
      <w:lvlText w:val="%2."/>
      <w:lvlJc w:val="left"/>
      <w:pPr>
        <w:tabs>
          <w:tab w:val="num" w:pos="1080"/>
        </w:tabs>
        <w:ind w:left="1080" w:hanging="360"/>
      </w:pPr>
    </w:lvl>
    <w:lvl w:ilvl="2" w:tplc="001B040A" w:tentative="1">
      <w:start w:val="1"/>
      <w:numFmt w:val="lowerRoman"/>
      <w:lvlText w:val="%3."/>
      <w:lvlJc w:val="right"/>
      <w:pPr>
        <w:tabs>
          <w:tab w:val="num" w:pos="1800"/>
        </w:tabs>
        <w:ind w:left="1800" w:hanging="180"/>
      </w:pPr>
    </w:lvl>
    <w:lvl w:ilvl="3" w:tplc="000F040A" w:tentative="1">
      <w:start w:val="1"/>
      <w:numFmt w:val="decimal"/>
      <w:lvlText w:val="%4."/>
      <w:lvlJc w:val="left"/>
      <w:pPr>
        <w:tabs>
          <w:tab w:val="num" w:pos="2520"/>
        </w:tabs>
        <w:ind w:left="2520" w:hanging="360"/>
      </w:pPr>
    </w:lvl>
    <w:lvl w:ilvl="4" w:tplc="0019040A" w:tentative="1">
      <w:start w:val="1"/>
      <w:numFmt w:val="lowerLetter"/>
      <w:lvlText w:val="%5."/>
      <w:lvlJc w:val="left"/>
      <w:pPr>
        <w:tabs>
          <w:tab w:val="num" w:pos="3240"/>
        </w:tabs>
        <w:ind w:left="3240" w:hanging="360"/>
      </w:pPr>
    </w:lvl>
    <w:lvl w:ilvl="5" w:tplc="001B040A" w:tentative="1">
      <w:start w:val="1"/>
      <w:numFmt w:val="lowerRoman"/>
      <w:lvlText w:val="%6."/>
      <w:lvlJc w:val="right"/>
      <w:pPr>
        <w:tabs>
          <w:tab w:val="num" w:pos="3960"/>
        </w:tabs>
        <w:ind w:left="3960" w:hanging="180"/>
      </w:pPr>
    </w:lvl>
    <w:lvl w:ilvl="6" w:tplc="000F040A" w:tentative="1">
      <w:start w:val="1"/>
      <w:numFmt w:val="decimal"/>
      <w:lvlText w:val="%7."/>
      <w:lvlJc w:val="left"/>
      <w:pPr>
        <w:tabs>
          <w:tab w:val="num" w:pos="4680"/>
        </w:tabs>
        <w:ind w:left="4680" w:hanging="360"/>
      </w:pPr>
    </w:lvl>
    <w:lvl w:ilvl="7" w:tplc="0019040A" w:tentative="1">
      <w:start w:val="1"/>
      <w:numFmt w:val="lowerLetter"/>
      <w:lvlText w:val="%8."/>
      <w:lvlJc w:val="left"/>
      <w:pPr>
        <w:tabs>
          <w:tab w:val="num" w:pos="5400"/>
        </w:tabs>
        <w:ind w:left="5400" w:hanging="360"/>
      </w:pPr>
    </w:lvl>
    <w:lvl w:ilvl="8" w:tplc="001B040A" w:tentative="1">
      <w:start w:val="1"/>
      <w:numFmt w:val="lowerRoman"/>
      <w:lvlText w:val="%9."/>
      <w:lvlJc w:val="right"/>
      <w:pPr>
        <w:tabs>
          <w:tab w:val="num" w:pos="6120"/>
        </w:tabs>
        <w:ind w:left="6120" w:hanging="180"/>
      </w:pPr>
    </w:lvl>
  </w:abstractNum>
  <w:abstractNum w:abstractNumId="17" w15:restartNumberingAfterBreak="0">
    <w:nsid w:val="135D0699"/>
    <w:multiLevelType w:val="multilevel"/>
    <w:tmpl w:val="CBBEC2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156B5352"/>
    <w:multiLevelType w:val="hybridMultilevel"/>
    <w:tmpl w:val="2DA09BF4"/>
    <w:lvl w:ilvl="0" w:tplc="0011040A">
      <w:start w:val="1"/>
      <w:numFmt w:val="decimal"/>
      <w:lvlText w:val="%1)"/>
      <w:lvlJc w:val="left"/>
      <w:pPr>
        <w:tabs>
          <w:tab w:val="num" w:pos="720"/>
        </w:tabs>
        <w:ind w:left="72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19" w15:restartNumberingAfterBreak="0">
    <w:nsid w:val="16612A59"/>
    <w:multiLevelType w:val="hybridMultilevel"/>
    <w:tmpl w:val="E8A0E1E0"/>
    <w:lvl w:ilvl="0" w:tplc="300A000F">
      <w:start w:val="1"/>
      <w:numFmt w:val="decimal"/>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0" w15:restartNumberingAfterBreak="0">
    <w:nsid w:val="1AEE5EC7"/>
    <w:multiLevelType w:val="hybridMultilevel"/>
    <w:tmpl w:val="774C3BDC"/>
    <w:lvl w:ilvl="0" w:tplc="4E2A3010">
      <w:start w:val="1"/>
      <w:numFmt w:val="decimal"/>
      <w:lvlText w:val="%1."/>
      <w:lvlJc w:val="left"/>
      <w:pPr>
        <w:tabs>
          <w:tab w:val="num" w:pos="1068"/>
        </w:tabs>
        <w:ind w:left="1068" w:hanging="360"/>
      </w:pPr>
      <w:rPr>
        <w:rFonts w:hint="default"/>
      </w:rPr>
    </w:lvl>
    <w:lvl w:ilvl="1" w:tplc="0019040A" w:tentative="1">
      <w:start w:val="1"/>
      <w:numFmt w:val="lowerLetter"/>
      <w:lvlText w:val="%2."/>
      <w:lvlJc w:val="left"/>
      <w:pPr>
        <w:tabs>
          <w:tab w:val="num" w:pos="1428"/>
        </w:tabs>
        <w:ind w:left="1428" w:hanging="360"/>
      </w:pPr>
    </w:lvl>
    <w:lvl w:ilvl="2" w:tplc="001B040A" w:tentative="1">
      <w:start w:val="1"/>
      <w:numFmt w:val="lowerRoman"/>
      <w:lvlText w:val="%3."/>
      <w:lvlJc w:val="right"/>
      <w:pPr>
        <w:tabs>
          <w:tab w:val="num" w:pos="2148"/>
        </w:tabs>
        <w:ind w:left="2148" w:hanging="180"/>
      </w:pPr>
    </w:lvl>
    <w:lvl w:ilvl="3" w:tplc="000F040A" w:tentative="1">
      <w:start w:val="1"/>
      <w:numFmt w:val="decimal"/>
      <w:lvlText w:val="%4."/>
      <w:lvlJc w:val="left"/>
      <w:pPr>
        <w:tabs>
          <w:tab w:val="num" w:pos="2868"/>
        </w:tabs>
        <w:ind w:left="2868" w:hanging="360"/>
      </w:pPr>
    </w:lvl>
    <w:lvl w:ilvl="4" w:tplc="0019040A" w:tentative="1">
      <w:start w:val="1"/>
      <w:numFmt w:val="lowerLetter"/>
      <w:lvlText w:val="%5."/>
      <w:lvlJc w:val="left"/>
      <w:pPr>
        <w:tabs>
          <w:tab w:val="num" w:pos="3588"/>
        </w:tabs>
        <w:ind w:left="3588" w:hanging="360"/>
      </w:pPr>
    </w:lvl>
    <w:lvl w:ilvl="5" w:tplc="001B040A" w:tentative="1">
      <w:start w:val="1"/>
      <w:numFmt w:val="lowerRoman"/>
      <w:lvlText w:val="%6."/>
      <w:lvlJc w:val="right"/>
      <w:pPr>
        <w:tabs>
          <w:tab w:val="num" w:pos="4308"/>
        </w:tabs>
        <w:ind w:left="4308" w:hanging="180"/>
      </w:pPr>
    </w:lvl>
    <w:lvl w:ilvl="6" w:tplc="000F040A" w:tentative="1">
      <w:start w:val="1"/>
      <w:numFmt w:val="decimal"/>
      <w:lvlText w:val="%7."/>
      <w:lvlJc w:val="left"/>
      <w:pPr>
        <w:tabs>
          <w:tab w:val="num" w:pos="5028"/>
        </w:tabs>
        <w:ind w:left="5028" w:hanging="360"/>
      </w:pPr>
    </w:lvl>
    <w:lvl w:ilvl="7" w:tplc="0019040A" w:tentative="1">
      <w:start w:val="1"/>
      <w:numFmt w:val="lowerLetter"/>
      <w:lvlText w:val="%8."/>
      <w:lvlJc w:val="left"/>
      <w:pPr>
        <w:tabs>
          <w:tab w:val="num" w:pos="5748"/>
        </w:tabs>
        <w:ind w:left="5748" w:hanging="360"/>
      </w:pPr>
    </w:lvl>
    <w:lvl w:ilvl="8" w:tplc="001B040A" w:tentative="1">
      <w:start w:val="1"/>
      <w:numFmt w:val="lowerRoman"/>
      <w:lvlText w:val="%9."/>
      <w:lvlJc w:val="right"/>
      <w:pPr>
        <w:tabs>
          <w:tab w:val="num" w:pos="6468"/>
        </w:tabs>
        <w:ind w:left="6468" w:hanging="180"/>
      </w:pPr>
    </w:lvl>
  </w:abstractNum>
  <w:abstractNum w:abstractNumId="21" w15:restartNumberingAfterBreak="0">
    <w:nsid w:val="1C2918F1"/>
    <w:multiLevelType w:val="hybridMultilevel"/>
    <w:tmpl w:val="F5BE42B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1C314B4E"/>
    <w:multiLevelType w:val="hybridMultilevel"/>
    <w:tmpl w:val="87DA34FA"/>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23" w15:restartNumberingAfterBreak="0">
    <w:nsid w:val="1C9B1183"/>
    <w:multiLevelType w:val="hybridMultilevel"/>
    <w:tmpl w:val="EB70D6E6"/>
    <w:lvl w:ilvl="0" w:tplc="0672E558">
      <w:start w:val="1"/>
      <w:numFmt w:val="decimal"/>
      <w:lvlText w:val="%1)"/>
      <w:lvlJc w:val="left"/>
      <w:pPr>
        <w:tabs>
          <w:tab w:val="num" w:pos="1700"/>
        </w:tabs>
        <w:ind w:left="1700" w:hanging="98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24" w15:restartNumberingAfterBreak="0">
    <w:nsid w:val="1DDC3B20"/>
    <w:multiLevelType w:val="hybridMultilevel"/>
    <w:tmpl w:val="C082B07A"/>
    <w:lvl w:ilvl="0" w:tplc="FFFFFFFF">
      <w:start w:val="1"/>
      <w:numFmt w:val="decimal"/>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5" w15:restartNumberingAfterBreak="0">
    <w:nsid w:val="1F2047B6"/>
    <w:multiLevelType w:val="hybridMultilevel"/>
    <w:tmpl w:val="1D76887A"/>
    <w:lvl w:ilvl="0" w:tplc="4E2A301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800"/>
        </w:tabs>
        <w:ind w:left="1800" w:hanging="360"/>
      </w:pPr>
    </w:lvl>
    <w:lvl w:ilvl="2" w:tplc="001B040A" w:tentative="1">
      <w:start w:val="1"/>
      <w:numFmt w:val="lowerRoman"/>
      <w:lvlText w:val="%3."/>
      <w:lvlJc w:val="right"/>
      <w:pPr>
        <w:tabs>
          <w:tab w:val="num" w:pos="2520"/>
        </w:tabs>
        <w:ind w:left="2520" w:hanging="180"/>
      </w:pPr>
    </w:lvl>
    <w:lvl w:ilvl="3" w:tplc="000F040A" w:tentative="1">
      <w:start w:val="1"/>
      <w:numFmt w:val="decimal"/>
      <w:lvlText w:val="%4."/>
      <w:lvlJc w:val="left"/>
      <w:pPr>
        <w:tabs>
          <w:tab w:val="num" w:pos="3240"/>
        </w:tabs>
        <w:ind w:left="3240" w:hanging="360"/>
      </w:pPr>
    </w:lvl>
    <w:lvl w:ilvl="4" w:tplc="0019040A" w:tentative="1">
      <w:start w:val="1"/>
      <w:numFmt w:val="lowerLetter"/>
      <w:lvlText w:val="%5."/>
      <w:lvlJc w:val="left"/>
      <w:pPr>
        <w:tabs>
          <w:tab w:val="num" w:pos="3960"/>
        </w:tabs>
        <w:ind w:left="3960" w:hanging="360"/>
      </w:pPr>
    </w:lvl>
    <w:lvl w:ilvl="5" w:tplc="001B040A" w:tentative="1">
      <w:start w:val="1"/>
      <w:numFmt w:val="lowerRoman"/>
      <w:lvlText w:val="%6."/>
      <w:lvlJc w:val="right"/>
      <w:pPr>
        <w:tabs>
          <w:tab w:val="num" w:pos="4680"/>
        </w:tabs>
        <w:ind w:left="4680" w:hanging="180"/>
      </w:pPr>
    </w:lvl>
    <w:lvl w:ilvl="6" w:tplc="000F040A" w:tentative="1">
      <w:start w:val="1"/>
      <w:numFmt w:val="decimal"/>
      <w:lvlText w:val="%7."/>
      <w:lvlJc w:val="left"/>
      <w:pPr>
        <w:tabs>
          <w:tab w:val="num" w:pos="5400"/>
        </w:tabs>
        <w:ind w:left="5400" w:hanging="360"/>
      </w:pPr>
    </w:lvl>
    <w:lvl w:ilvl="7" w:tplc="0019040A" w:tentative="1">
      <w:start w:val="1"/>
      <w:numFmt w:val="lowerLetter"/>
      <w:lvlText w:val="%8."/>
      <w:lvlJc w:val="left"/>
      <w:pPr>
        <w:tabs>
          <w:tab w:val="num" w:pos="6120"/>
        </w:tabs>
        <w:ind w:left="6120" w:hanging="360"/>
      </w:pPr>
    </w:lvl>
    <w:lvl w:ilvl="8" w:tplc="001B040A" w:tentative="1">
      <w:start w:val="1"/>
      <w:numFmt w:val="lowerRoman"/>
      <w:lvlText w:val="%9."/>
      <w:lvlJc w:val="right"/>
      <w:pPr>
        <w:tabs>
          <w:tab w:val="num" w:pos="6840"/>
        </w:tabs>
        <w:ind w:left="6840" w:hanging="180"/>
      </w:pPr>
    </w:lvl>
  </w:abstractNum>
  <w:abstractNum w:abstractNumId="26" w15:restartNumberingAfterBreak="0">
    <w:nsid w:val="22DF7953"/>
    <w:multiLevelType w:val="hybridMultilevel"/>
    <w:tmpl w:val="496ACA64"/>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27" w15:restartNumberingAfterBreak="0">
    <w:nsid w:val="257DDB45"/>
    <w:multiLevelType w:val="hybridMultilevel"/>
    <w:tmpl w:val="FFFFFFFF"/>
    <w:lvl w:ilvl="0" w:tplc="1EA4BFFA">
      <w:start w:val="1"/>
      <w:numFmt w:val="decimal"/>
      <w:lvlText w:val="%1."/>
      <w:lvlJc w:val="left"/>
      <w:pPr>
        <w:ind w:left="720" w:hanging="360"/>
      </w:pPr>
    </w:lvl>
    <w:lvl w:ilvl="1" w:tplc="723255F4">
      <w:start w:val="1"/>
      <w:numFmt w:val="lowerLetter"/>
      <w:lvlText w:val="%2."/>
      <w:lvlJc w:val="left"/>
      <w:pPr>
        <w:ind w:left="1440" w:hanging="360"/>
      </w:pPr>
    </w:lvl>
    <w:lvl w:ilvl="2" w:tplc="C97E8CCC">
      <w:start w:val="1"/>
      <w:numFmt w:val="lowerRoman"/>
      <w:lvlText w:val="%3."/>
      <w:lvlJc w:val="right"/>
      <w:pPr>
        <w:ind w:left="2160" w:hanging="180"/>
      </w:pPr>
    </w:lvl>
    <w:lvl w:ilvl="3" w:tplc="EACE96BA">
      <w:start w:val="1"/>
      <w:numFmt w:val="decimal"/>
      <w:lvlText w:val="%4."/>
      <w:lvlJc w:val="left"/>
      <w:pPr>
        <w:ind w:left="2880" w:hanging="360"/>
      </w:pPr>
    </w:lvl>
    <w:lvl w:ilvl="4" w:tplc="083C5FD6">
      <w:start w:val="1"/>
      <w:numFmt w:val="lowerLetter"/>
      <w:lvlText w:val="%5."/>
      <w:lvlJc w:val="left"/>
      <w:pPr>
        <w:ind w:left="3600" w:hanging="360"/>
      </w:pPr>
    </w:lvl>
    <w:lvl w:ilvl="5" w:tplc="03308F0A">
      <w:start w:val="1"/>
      <w:numFmt w:val="lowerRoman"/>
      <w:lvlText w:val="%6."/>
      <w:lvlJc w:val="right"/>
      <w:pPr>
        <w:ind w:left="4320" w:hanging="180"/>
      </w:pPr>
    </w:lvl>
    <w:lvl w:ilvl="6" w:tplc="D7CAECF4">
      <w:start w:val="1"/>
      <w:numFmt w:val="decimal"/>
      <w:lvlText w:val="%7."/>
      <w:lvlJc w:val="left"/>
      <w:pPr>
        <w:ind w:left="5040" w:hanging="360"/>
      </w:pPr>
    </w:lvl>
    <w:lvl w:ilvl="7" w:tplc="D2BAAC34">
      <w:start w:val="1"/>
      <w:numFmt w:val="lowerLetter"/>
      <w:lvlText w:val="%8."/>
      <w:lvlJc w:val="left"/>
      <w:pPr>
        <w:ind w:left="5760" w:hanging="360"/>
      </w:pPr>
    </w:lvl>
    <w:lvl w:ilvl="8" w:tplc="D55242C2">
      <w:start w:val="1"/>
      <w:numFmt w:val="lowerRoman"/>
      <w:lvlText w:val="%9."/>
      <w:lvlJc w:val="right"/>
      <w:pPr>
        <w:ind w:left="6480" w:hanging="180"/>
      </w:pPr>
    </w:lvl>
  </w:abstractNum>
  <w:abstractNum w:abstractNumId="28" w15:restartNumberingAfterBreak="0">
    <w:nsid w:val="293351D7"/>
    <w:multiLevelType w:val="hybridMultilevel"/>
    <w:tmpl w:val="D910D176"/>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29" w15:restartNumberingAfterBreak="0">
    <w:nsid w:val="2BB91F2F"/>
    <w:multiLevelType w:val="hybridMultilevel"/>
    <w:tmpl w:val="1DC80BDE"/>
    <w:lvl w:ilvl="0" w:tplc="D8FC7250">
      <w:start w:val="1"/>
      <w:numFmt w:val="decimal"/>
      <w:lvlText w:val="%1)"/>
      <w:lvlJc w:val="left"/>
      <w:pPr>
        <w:tabs>
          <w:tab w:val="num" w:pos="1800"/>
        </w:tabs>
        <w:ind w:left="1800" w:hanging="360"/>
      </w:pPr>
      <w:rPr>
        <w:rFonts w:hint="default"/>
      </w:rPr>
    </w:lvl>
    <w:lvl w:ilvl="1" w:tplc="0019040A" w:tentative="1">
      <w:start w:val="1"/>
      <w:numFmt w:val="lowerLetter"/>
      <w:lvlText w:val="%2."/>
      <w:lvlJc w:val="left"/>
      <w:pPr>
        <w:tabs>
          <w:tab w:val="num" w:pos="2160"/>
        </w:tabs>
        <w:ind w:left="2160" w:hanging="360"/>
      </w:pPr>
    </w:lvl>
    <w:lvl w:ilvl="2" w:tplc="001B040A" w:tentative="1">
      <w:start w:val="1"/>
      <w:numFmt w:val="lowerRoman"/>
      <w:lvlText w:val="%3."/>
      <w:lvlJc w:val="right"/>
      <w:pPr>
        <w:tabs>
          <w:tab w:val="num" w:pos="2880"/>
        </w:tabs>
        <w:ind w:left="2880" w:hanging="180"/>
      </w:pPr>
    </w:lvl>
    <w:lvl w:ilvl="3" w:tplc="000F040A" w:tentative="1">
      <w:start w:val="1"/>
      <w:numFmt w:val="decimal"/>
      <w:lvlText w:val="%4."/>
      <w:lvlJc w:val="left"/>
      <w:pPr>
        <w:tabs>
          <w:tab w:val="num" w:pos="3600"/>
        </w:tabs>
        <w:ind w:left="3600" w:hanging="360"/>
      </w:pPr>
    </w:lvl>
    <w:lvl w:ilvl="4" w:tplc="0019040A" w:tentative="1">
      <w:start w:val="1"/>
      <w:numFmt w:val="lowerLetter"/>
      <w:lvlText w:val="%5."/>
      <w:lvlJc w:val="left"/>
      <w:pPr>
        <w:tabs>
          <w:tab w:val="num" w:pos="4320"/>
        </w:tabs>
        <w:ind w:left="4320" w:hanging="360"/>
      </w:pPr>
    </w:lvl>
    <w:lvl w:ilvl="5" w:tplc="001B040A" w:tentative="1">
      <w:start w:val="1"/>
      <w:numFmt w:val="lowerRoman"/>
      <w:lvlText w:val="%6."/>
      <w:lvlJc w:val="right"/>
      <w:pPr>
        <w:tabs>
          <w:tab w:val="num" w:pos="5040"/>
        </w:tabs>
        <w:ind w:left="5040" w:hanging="180"/>
      </w:pPr>
    </w:lvl>
    <w:lvl w:ilvl="6" w:tplc="000F040A" w:tentative="1">
      <w:start w:val="1"/>
      <w:numFmt w:val="decimal"/>
      <w:lvlText w:val="%7."/>
      <w:lvlJc w:val="left"/>
      <w:pPr>
        <w:tabs>
          <w:tab w:val="num" w:pos="5760"/>
        </w:tabs>
        <w:ind w:left="5760" w:hanging="360"/>
      </w:pPr>
    </w:lvl>
    <w:lvl w:ilvl="7" w:tplc="0019040A" w:tentative="1">
      <w:start w:val="1"/>
      <w:numFmt w:val="lowerLetter"/>
      <w:lvlText w:val="%8."/>
      <w:lvlJc w:val="left"/>
      <w:pPr>
        <w:tabs>
          <w:tab w:val="num" w:pos="6480"/>
        </w:tabs>
        <w:ind w:left="6480" w:hanging="360"/>
      </w:pPr>
    </w:lvl>
    <w:lvl w:ilvl="8" w:tplc="001B040A" w:tentative="1">
      <w:start w:val="1"/>
      <w:numFmt w:val="lowerRoman"/>
      <w:lvlText w:val="%9."/>
      <w:lvlJc w:val="right"/>
      <w:pPr>
        <w:tabs>
          <w:tab w:val="num" w:pos="7200"/>
        </w:tabs>
        <w:ind w:left="7200" w:hanging="180"/>
      </w:pPr>
    </w:lvl>
  </w:abstractNum>
  <w:abstractNum w:abstractNumId="30" w15:restartNumberingAfterBreak="0">
    <w:nsid w:val="3AEC34B5"/>
    <w:multiLevelType w:val="hybridMultilevel"/>
    <w:tmpl w:val="742E8AD0"/>
    <w:lvl w:ilvl="0" w:tplc="000F040A">
      <w:start w:val="40"/>
      <w:numFmt w:val="decimal"/>
      <w:lvlText w:val="%1."/>
      <w:lvlJc w:val="left"/>
      <w:pPr>
        <w:tabs>
          <w:tab w:val="num" w:pos="360"/>
        </w:tabs>
        <w:ind w:left="360" w:hanging="360"/>
      </w:pPr>
      <w:rPr>
        <w:rFonts w:hint="default"/>
      </w:rPr>
    </w:lvl>
    <w:lvl w:ilvl="1" w:tplc="0019040A" w:tentative="1">
      <w:start w:val="1"/>
      <w:numFmt w:val="lowerLetter"/>
      <w:lvlText w:val="%2."/>
      <w:lvlJc w:val="left"/>
      <w:pPr>
        <w:tabs>
          <w:tab w:val="num" w:pos="1080"/>
        </w:tabs>
        <w:ind w:left="1080" w:hanging="360"/>
      </w:pPr>
    </w:lvl>
    <w:lvl w:ilvl="2" w:tplc="001B040A" w:tentative="1">
      <w:start w:val="1"/>
      <w:numFmt w:val="lowerRoman"/>
      <w:lvlText w:val="%3."/>
      <w:lvlJc w:val="right"/>
      <w:pPr>
        <w:tabs>
          <w:tab w:val="num" w:pos="1800"/>
        </w:tabs>
        <w:ind w:left="1800" w:hanging="180"/>
      </w:pPr>
    </w:lvl>
    <w:lvl w:ilvl="3" w:tplc="000F040A" w:tentative="1">
      <w:start w:val="1"/>
      <w:numFmt w:val="decimal"/>
      <w:lvlText w:val="%4."/>
      <w:lvlJc w:val="left"/>
      <w:pPr>
        <w:tabs>
          <w:tab w:val="num" w:pos="2520"/>
        </w:tabs>
        <w:ind w:left="2520" w:hanging="360"/>
      </w:pPr>
    </w:lvl>
    <w:lvl w:ilvl="4" w:tplc="0019040A" w:tentative="1">
      <w:start w:val="1"/>
      <w:numFmt w:val="lowerLetter"/>
      <w:lvlText w:val="%5."/>
      <w:lvlJc w:val="left"/>
      <w:pPr>
        <w:tabs>
          <w:tab w:val="num" w:pos="3240"/>
        </w:tabs>
        <w:ind w:left="3240" w:hanging="360"/>
      </w:pPr>
    </w:lvl>
    <w:lvl w:ilvl="5" w:tplc="001B040A" w:tentative="1">
      <w:start w:val="1"/>
      <w:numFmt w:val="lowerRoman"/>
      <w:lvlText w:val="%6."/>
      <w:lvlJc w:val="right"/>
      <w:pPr>
        <w:tabs>
          <w:tab w:val="num" w:pos="3960"/>
        </w:tabs>
        <w:ind w:left="3960" w:hanging="180"/>
      </w:pPr>
    </w:lvl>
    <w:lvl w:ilvl="6" w:tplc="000F040A" w:tentative="1">
      <w:start w:val="1"/>
      <w:numFmt w:val="decimal"/>
      <w:lvlText w:val="%7."/>
      <w:lvlJc w:val="left"/>
      <w:pPr>
        <w:tabs>
          <w:tab w:val="num" w:pos="4680"/>
        </w:tabs>
        <w:ind w:left="4680" w:hanging="360"/>
      </w:pPr>
    </w:lvl>
    <w:lvl w:ilvl="7" w:tplc="0019040A" w:tentative="1">
      <w:start w:val="1"/>
      <w:numFmt w:val="lowerLetter"/>
      <w:lvlText w:val="%8."/>
      <w:lvlJc w:val="left"/>
      <w:pPr>
        <w:tabs>
          <w:tab w:val="num" w:pos="5400"/>
        </w:tabs>
        <w:ind w:left="5400" w:hanging="360"/>
      </w:pPr>
    </w:lvl>
    <w:lvl w:ilvl="8" w:tplc="001B040A" w:tentative="1">
      <w:start w:val="1"/>
      <w:numFmt w:val="lowerRoman"/>
      <w:lvlText w:val="%9."/>
      <w:lvlJc w:val="right"/>
      <w:pPr>
        <w:tabs>
          <w:tab w:val="num" w:pos="6120"/>
        </w:tabs>
        <w:ind w:left="6120" w:hanging="180"/>
      </w:pPr>
    </w:lvl>
  </w:abstractNum>
  <w:abstractNum w:abstractNumId="31" w15:restartNumberingAfterBreak="0">
    <w:nsid w:val="42364BE3"/>
    <w:multiLevelType w:val="hybridMultilevel"/>
    <w:tmpl w:val="238AA6EA"/>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32" w15:restartNumberingAfterBreak="0">
    <w:nsid w:val="454D5D54"/>
    <w:multiLevelType w:val="hybridMultilevel"/>
    <w:tmpl w:val="D6306C7A"/>
    <w:lvl w:ilvl="0" w:tplc="000F040A">
      <w:start w:val="1"/>
      <w:numFmt w:val="decimal"/>
      <w:lvlText w:val="%1."/>
      <w:lvlJc w:val="left"/>
      <w:pPr>
        <w:tabs>
          <w:tab w:val="num" w:pos="720"/>
        </w:tabs>
        <w:ind w:left="720" w:hanging="360"/>
      </w:pPr>
      <w:rPr>
        <w:rFonts w:hint="default"/>
      </w:rPr>
    </w:lvl>
    <w:lvl w:ilvl="1" w:tplc="0019040A">
      <w:start w:val="1"/>
      <w:numFmt w:val="lowerLetter"/>
      <w:lvlText w:val="%2."/>
      <w:lvlJc w:val="left"/>
      <w:pPr>
        <w:tabs>
          <w:tab w:val="num" w:pos="1440"/>
        </w:tabs>
        <w:ind w:left="1440" w:hanging="360"/>
      </w:pPr>
    </w:lvl>
    <w:lvl w:ilvl="2" w:tplc="001B040A">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33" w15:restartNumberingAfterBreak="0">
    <w:nsid w:val="475135E4"/>
    <w:multiLevelType w:val="hybridMultilevel"/>
    <w:tmpl w:val="4942CBC4"/>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34" w15:restartNumberingAfterBreak="0">
    <w:nsid w:val="48E24554"/>
    <w:multiLevelType w:val="hybridMultilevel"/>
    <w:tmpl w:val="2162FDA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49034978"/>
    <w:multiLevelType w:val="hybridMultilevel"/>
    <w:tmpl w:val="5122E296"/>
    <w:lvl w:ilvl="0" w:tplc="000F040A">
      <w:start w:val="3"/>
      <w:numFmt w:val="decimal"/>
      <w:lvlText w:val="%1."/>
      <w:lvlJc w:val="left"/>
      <w:pPr>
        <w:tabs>
          <w:tab w:val="num" w:pos="360"/>
        </w:tabs>
        <w:ind w:left="360" w:hanging="360"/>
      </w:pPr>
      <w:rPr>
        <w:rFonts w:hint="default"/>
      </w:rPr>
    </w:lvl>
    <w:lvl w:ilvl="1" w:tplc="0019040A" w:tentative="1">
      <w:start w:val="1"/>
      <w:numFmt w:val="lowerLetter"/>
      <w:lvlText w:val="%2."/>
      <w:lvlJc w:val="left"/>
      <w:pPr>
        <w:tabs>
          <w:tab w:val="num" w:pos="1080"/>
        </w:tabs>
        <w:ind w:left="1080" w:hanging="360"/>
      </w:pPr>
    </w:lvl>
    <w:lvl w:ilvl="2" w:tplc="001B040A" w:tentative="1">
      <w:start w:val="1"/>
      <w:numFmt w:val="lowerRoman"/>
      <w:lvlText w:val="%3."/>
      <w:lvlJc w:val="right"/>
      <w:pPr>
        <w:tabs>
          <w:tab w:val="num" w:pos="1800"/>
        </w:tabs>
        <w:ind w:left="1800" w:hanging="180"/>
      </w:pPr>
    </w:lvl>
    <w:lvl w:ilvl="3" w:tplc="000F040A" w:tentative="1">
      <w:start w:val="1"/>
      <w:numFmt w:val="decimal"/>
      <w:lvlText w:val="%4."/>
      <w:lvlJc w:val="left"/>
      <w:pPr>
        <w:tabs>
          <w:tab w:val="num" w:pos="2520"/>
        </w:tabs>
        <w:ind w:left="2520" w:hanging="360"/>
      </w:pPr>
    </w:lvl>
    <w:lvl w:ilvl="4" w:tplc="0019040A" w:tentative="1">
      <w:start w:val="1"/>
      <w:numFmt w:val="lowerLetter"/>
      <w:lvlText w:val="%5."/>
      <w:lvlJc w:val="left"/>
      <w:pPr>
        <w:tabs>
          <w:tab w:val="num" w:pos="3240"/>
        </w:tabs>
        <w:ind w:left="3240" w:hanging="360"/>
      </w:pPr>
    </w:lvl>
    <w:lvl w:ilvl="5" w:tplc="001B040A" w:tentative="1">
      <w:start w:val="1"/>
      <w:numFmt w:val="lowerRoman"/>
      <w:lvlText w:val="%6."/>
      <w:lvlJc w:val="right"/>
      <w:pPr>
        <w:tabs>
          <w:tab w:val="num" w:pos="3960"/>
        </w:tabs>
        <w:ind w:left="3960" w:hanging="180"/>
      </w:pPr>
    </w:lvl>
    <w:lvl w:ilvl="6" w:tplc="000F040A" w:tentative="1">
      <w:start w:val="1"/>
      <w:numFmt w:val="decimal"/>
      <w:lvlText w:val="%7."/>
      <w:lvlJc w:val="left"/>
      <w:pPr>
        <w:tabs>
          <w:tab w:val="num" w:pos="4680"/>
        </w:tabs>
        <w:ind w:left="4680" w:hanging="360"/>
      </w:pPr>
    </w:lvl>
    <w:lvl w:ilvl="7" w:tplc="0019040A" w:tentative="1">
      <w:start w:val="1"/>
      <w:numFmt w:val="lowerLetter"/>
      <w:lvlText w:val="%8."/>
      <w:lvlJc w:val="left"/>
      <w:pPr>
        <w:tabs>
          <w:tab w:val="num" w:pos="5400"/>
        </w:tabs>
        <w:ind w:left="5400" w:hanging="360"/>
      </w:pPr>
    </w:lvl>
    <w:lvl w:ilvl="8" w:tplc="001B040A" w:tentative="1">
      <w:start w:val="1"/>
      <w:numFmt w:val="lowerRoman"/>
      <w:lvlText w:val="%9."/>
      <w:lvlJc w:val="right"/>
      <w:pPr>
        <w:tabs>
          <w:tab w:val="num" w:pos="6120"/>
        </w:tabs>
        <w:ind w:left="6120" w:hanging="180"/>
      </w:pPr>
    </w:lvl>
  </w:abstractNum>
  <w:abstractNum w:abstractNumId="36" w15:restartNumberingAfterBreak="0">
    <w:nsid w:val="51840279"/>
    <w:multiLevelType w:val="hybridMultilevel"/>
    <w:tmpl w:val="BBAC685C"/>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800"/>
        </w:tabs>
        <w:ind w:left="1800" w:hanging="360"/>
      </w:pPr>
    </w:lvl>
    <w:lvl w:ilvl="2" w:tplc="001B040A" w:tentative="1">
      <w:start w:val="1"/>
      <w:numFmt w:val="lowerRoman"/>
      <w:lvlText w:val="%3."/>
      <w:lvlJc w:val="right"/>
      <w:pPr>
        <w:tabs>
          <w:tab w:val="num" w:pos="2520"/>
        </w:tabs>
        <w:ind w:left="2520" w:hanging="180"/>
      </w:pPr>
    </w:lvl>
    <w:lvl w:ilvl="3" w:tplc="000F040A" w:tentative="1">
      <w:start w:val="1"/>
      <w:numFmt w:val="decimal"/>
      <w:lvlText w:val="%4."/>
      <w:lvlJc w:val="left"/>
      <w:pPr>
        <w:tabs>
          <w:tab w:val="num" w:pos="3240"/>
        </w:tabs>
        <w:ind w:left="3240" w:hanging="360"/>
      </w:pPr>
    </w:lvl>
    <w:lvl w:ilvl="4" w:tplc="0019040A" w:tentative="1">
      <w:start w:val="1"/>
      <w:numFmt w:val="lowerLetter"/>
      <w:lvlText w:val="%5."/>
      <w:lvlJc w:val="left"/>
      <w:pPr>
        <w:tabs>
          <w:tab w:val="num" w:pos="3960"/>
        </w:tabs>
        <w:ind w:left="3960" w:hanging="360"/>
      </w:pPr>
    </w:lvl>
    <w:lvl w:ilvl="5" w:tplc="001B040A" w:tentative="1">
      <w:start w:val="1"/>
      <w:numFmt w:val="lowerRoman"/>
      <w:lvlText w:val="%6."/>
      <w:lvlJc w:val="right"/>
      <w:pPr>
        <w:tabs>
          <w:tab w:val="num" w:pos="4680"/>
        </w:tabs>
        <w:ind w:left="4680" w:hanging="180"/>
      </w:pPr>
    </w:lvl>
    <w:lvl w:ilvl="6" w:tplc="000F040A" w:tentative="1">
      <w:start w:val="1"/>
      <w:numFmt w:val="decimal"/>
      <w:lvlText w:val="%7."/>
      <w:lvlJc w:val="left"/>
      <w:pPr>
        <w:tabs>
          <w:tab w:val="num" w:pos="5400"/>
        </w:tabs>
        <w:ind w:left="5400" w:hanging="360"/>
      </w:pPr>
    </w:lvl>
    <w:lvl w:ilvl="7" w:tplc="0019040A" w:tentative="1">
      <w:start w:val="1"/>
      <w:numFmt w:val="lowerLetter"/>
      <w:lvlText w:val="%8."/>
      <w:lvlJc w:val="left"/>
      <w:pPr>
        <w:tabs>
          <w:tab w:val="num" w:pos="6120"/>
        </w:tabs>
        <w:ind w:left="6120" w:hanging="360"/>
      </w:pPr>
    </w:lvl>
    <w:lvl w:ilvl="8" w:tplc="001B040A" w:tentative="1">
      <w:start w:val="1"/>
      <w:numFmt w:val="lowerRoman"/>
      <w:lvlText w:val="%9."/>
      <w:lvlJc w:val="right"/>
      <w:pPr>
        <w:tabs>
          <w:tab w:val="num" w:pos="6840"/>
        </w:tabs>
        <w:ind w:left="6840" w:hanging="180"/>
      </w:pPr>
    </w:lvl>
  </w:abstractNum>
  <w:abstractNum w:abstractNumId="37" w15:restartNumberingAfterBreak="0">
    <w:nsid w:val="544519DB"/>
    <w:multiLevelType w:val="hybridMultilevel"/>
    <w:tmpl w:val="3DB22BB2"/>
    <w:lvl w:ilvl="0" w:tplc="D8FC7250">
      <w:start w:val="1"/>
      <w:numFmt w:val="decimal"/>
      <w:lvlText w:val="%1)"/>
      <w:lvlJc w:val="left"/>
      <w:pPr>
        <w:tabs>
          <w:tab w:val="num" w:pos="1800"/>
        </w:tabs>
        <w:ind w:left="1800" w:hanging="360"/>
      </w:pPr>
      <w:rPr>
        <w:rFonts w:hint="default"/>
      </w:rPr>
    </w:lvl>
    <w:lvl w:ilvl="1" w:tplc="0019040A" w:tentative="1">
      <w:start w:val="1"/>
      <w:numFmt w:val="lowerLetter"/>
      <w:lvlText w:val="%2."/>
      <w:lvlJc w:val="left"/>
      <w:pPr>
        <w:tabs>
          <w:tab w:val="num" w:pos="2160"/>
        </w:tabs>
        <w:ind w:left="2160" w:hanging="360"/>
      </w:pPr>
    </w:lvl>
    <w:lvl w:ilvl="2" w:tplc="001B040A" w:tentative="1">
      <w:start w:val="1"/>
      <w:numFmt w:val="lowerRoman"/>
      <w:lvlText w:val="%3."/>
      <w:lvlJc w:val="right"/>
      <w:pPr>
        <w:tabs>
          <w:tab w:val="num" w:pos="2880"/>
        </w:tabs>
        <w:ind w:left="2880" w:hanging="180"/>
      </w:pPr>
    </w:lvl>
    <w:lvl w:ilvl="3" w:tplc="000F040A" w:tentative="1">
      <w:start w:val="1"/>
      <w:numFmt w:val="decimal"/>
      <w:lvlText w:val="%4."/>
      <w:lvlJc w:val="left"/>
      <w:pPr>
        <w:tabs>
          <w:tab w:val="num" w:pos="3600"/>
        </w:tabs>
        <w:ind w:left="3600" w:hanging="360"/>
      </w:pPr>
    </w:lvl>
    <w:lvl w:ilvl="4" w:tplc="0019040A" w:tentative="1">
      <w:start w:val="1"/>
      <w:numFmt w:val="lowerLetter"/>
      <w:lvlText w:val="%5."/>
      <w:lvlJc w:val="left"/>
      <w:pPr>
        <w:tabs>
          <w:tab w:val="num" w:pos="4320"/>
        </w:tabs>
        <w:ind w:left="4320" w:hanging="360"/>
      </w:pPr>
    </w:lvl>
    <w:lvl w:ilvl="5" w:tplc="001B040A" w:tentative="1">
      <w:start w:val="1"/>
      <w:numFmt w:val="lowerRoman"/>
      <w:lvlText w:val="%6."/>
      <w:lvlJc w:val="right"/>
      <w:pPr>
        <w:tabs>
          <w:tab w:val="num" w:pos="5040"/>
        </w:tabs>
        <w:ind w:left="5040" w:hanging="180"/>
      </w:pPr>
    </w:lvl>
    <w:lvl w:ilvl="6" w:tplc="000F040A" w:tentative="1">
      <w:start w:val="1"/>
      <w:numFmt w:val="decimal"/>
      <w:lvlText w:val="%7."/>
      <w:lvlJc w:val="left"/>
      <w:pPr>
        <w:tabs>
          <w:tab w:val="num" w:pos="5760"/>
        </w:tabs>
        <w:ind w:left="5760" w:hanging="360"/>
      </w:pPr>
    </w:lvl>
    <w:lvl w:ilvl="7" w:tplc="0019040A" w:tentative="1">
      <w:start w:val="1"/>
      <w:numFmt w:val="lowerLetter"/>
      <w:lvlText w:val="%8."/>
      <w:lvlJc w:val="left"/>
      <w:pPr>
        <w:tabs>
          <w:tab w:val="num" w:pos="6480"/>
        </w:tabs>
        <w:ind w:left="6480" w:hanging="360"/>
      </w:pPr>
    </w:lvl>
    <w:lvl w:ilvl="8" w:tplc="001B040A" w:tentative="1">
      <w:start w:val="1"/>
      <w:numFmt w:val="lowerRoman"/>
      <w:lvlText w:val="%9."/>
      <w:lvlJc w:val="right"/>
      <w:pPr>
        <w:tabs>
          <w:tab w:val="num" w:pos="7200"/>
        </w:tabs>
        <w:ind w:left="7200" w:hanging="180"/>
      </w:pPr>
    </w:lvl>
  </w:abstractNum>
  <w:abstractNum w:abstractNumId="38" w15:restartNumberingAfterBreak="0">
    <w:nsid w:val="56A94EC6"/>
    <w:multiLevelType w:val="hybridMultilevel"/>
    <w:tmpl w:val="A23C8846"/>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39" w15:restartNumberingAfterBreak="0">
    <w:nsid w:val="58075F2D"/>
    <w:multiLevelType w:val="hybridMultilevel"/>
    <w:tmpl w:val="20DAC42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0" w15:restartNumberingAfterBreak="0">
    <w:nsid w:val="599E3D30"/>
    <w:multiLevelType w:val="hybridMultilevel"/>
    <w:tmpl w:val="A9DA7FC2"/>
    <w:lvl w:ilvl="0" w:tplc="000F040A">
      <w:start w:val="47"/>
      <w:numFmt w:val="decimal"/>
      <w:lvlText w:val="%1."/>
      <w:lvlJc w:val="left"/>
      <w:pPr>
        <w:tabs>
          <w:tab w:val="num" w:pos="360"/>
        </w:tabs>
        <w:ind w:left="360" w:hanging="360"/>
      </w:pPr>
      <w:rPr>
        <w:rFonts w:hint="default"/>
      </w:rPr>
    </w:lvl>
    <w:lvl w:ilvl="1" w:tplc="0019040A" w:tentative="1">
      <w:start w:val="1"/>
      <w:numFmt w:val="lowerLetter"/>
      <w:lvlText w:val="%2."/>
      <w:lvlJc w:val="left"/>
      <w:pPr>
        <w:tabs>
          <w:tab w:val="num" w:pos="1080"/>
        </w:tabs>
        <w:ind w:left="1080" w:hanging="360"/>
      </w:pPr>
    </w:lvl>
    <w:lvl w:ilvl="2" w:tplc="001B040A" w:tentative="1">
      <w:start w:val="1"/>
      <w:numFmt w:val="lowerRoman"/>
      <w:lvlText w:val="%3."/>
      <w:lvlJc w:val="right"/>
      <w:pPr>
        <w:tabs>
          <w:tab w:val="num" w:pos="1800"/>
        </w:tabs>
        <w:ind w:left="1800" w:hanging="180"/>
      </w:pPr>
    </w:lvl>
    <w:lvl w:ilvl="3" w:tplc="000F040A" w:tentative="1">
      <w:start w:val="1"/>
      <w:numFmt w:val="decimal"/>
      <w:lvlText w:val="%4."/>
      <w:lvlJc w:val="left"/>
      <w:pPr>
        <w:tabs>
          <w:tab w:val="num" w:pos="2520"/>
        </w:tabs>
        <w:ind w:left="2520" w:hanging="360"/>
      </w:pPr>
    </w:lvl>
    <w:lvl w:ilvl="4" w:tplc="0019040A" w:tentative="1">
      <w:start w:val="1"/>
      <w:numFmt w:val="lowerLetter"/>
      <w:lvlText w:val="%5."/>
      <w:lvlJc w:val="left"/>
      <w:pPr>
        <w:tabs>
          <w:tab w:val="num" w:pos="3240"/>
        </w:tabs>
        <w:ind w:left="3240" w:hanging="360"/>
      </w:pPr>
    </w:lvl>
    <w:lvl w:ilvl="5" w:tplc="001B040A" w:tentative="1">
      <w:start w:val="1"/>
      <w:numFmt w:val="lowerRoman"/>
      <w:lvlText w:val="%6."/>
      <w:lvlJc w:val="right"/>
      <w:pPr>
        <w:tabs>
          <w:tab w:val="num" w:pos="3960"/>
        </w:tabs>
        <w:ind w:left="3960" w:hanging="180"/>
      </w:pPr>
    </w:lvl>
    <w:lvl w:ilvl="6" w:tplc="000F040A" w:tentative="1">
      <w:start w:val="1"/>
      <w:numFmt w:val="decimal"/>
      <w:lvlText w:val="%7."/>
      <w:lvlJc w:val="left"/>
      <w:pPr>
        <w:tabs>
          <w:tab w:val="num" w:pos="4680"/>
        </w:tabs>
        <w:ind w:left="4680" w:hanging="360"/>
      </w:pPr>
    </w:lvl>
    <w:lvl w:ilvl="7" w:tplc="0019040A" w:tentative="1">
      <w:start w:val="1"/>
      <w:numFmt w:val="lowerLetter"/>
      <w:lvlText w:val="%8."/>
      <w:lvlJc w:val="left"/>
      <w:pPr>
        <w:tabs>
          <w:tab w:val="num" w:pos="5400"/>
        </w:tabs>
        <w:ind w:left="5400" w:hanging="360"/>
      </w:pPr>
    </w:lvl>
    <w:lvl w:ilvl="8" w:tplc="001B040A" w:tentative="1">
      <w:start w:val="1"/>
      <w:numFmt w:val="lowerRoman"/>
      <w:lvlText w:val="%9."/>
      <w:lvlJc w:val="right"/>
      <w:pPr>
        <w:tabs>
          <w:tab w:val="num" w:pos="6120"/>
        </w:tabs>
        <w:ind w:left="6120" w:hanging="180"/>
      </w:pPr>
    </w:lvl>
  </w:abstractNum>
  <w:abstractNum w:abstractNumId="41" w15:restartNumberingAfterBreak="0">
    <w:nsid w:val="64D87188"/>
    <w:multiLevelType w:val="hybridMultilevel"/>
    <w:tmpl w:val="A25C479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6724114E"/>
    <w:multiLevelType w:val="hybridMultilevel"/>
    <w:tmpl w:val="0FEE677C"/>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43" w15:restartNumberingAfterBreak="0">
    <w:nsid w:val="6BD461F4"/>
    <w:multiLevelType w:val="hybridMultilevel"/>
    <w:tmpl w:val="E458888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4" w15:restartNumberingAfterBreak="0">
    <w:nsid w:val="70C926BC"/>
    <w:multiLevelType w:val="hybridMultilevel"/>
    <w:tmpl w:val="5FC8051A"/>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45" w15:restartNumberingAfterBreak="0">
    <w:nsid w:val="747A4FF6"/>
    <w:multiLevelType w:val="hybridMultilevel"/>
    <w:tmpl w:val="B61A76D8"/>
    <w:lvl w:ilvl="0" w:tplc="D8FC7250">
      <w:start w:val="1"/>
      <w:numFmt w:val="decimal"/>
      <w:lvlText w:val="%1)"/>
      <w:lvlJc w:val="left"/>
      <w:pPr>
        <w:tabs>
          <w:tab w:val="num" w:pos="1800"/>
        </w:tabs>
        <w:ind w:left="1800" w:hanging="360"/>
      </w:pPr>
      <w:rPr>
        <w:rFonts w:hint="default"/>
      </w:rPr>
    </w:lvl>
    <w:lvl w:ilvl="1" w:tplc="0019040A" w:tentative="1">
      <w:start w:val="1"/>
      <w:numFmt w:val="lowerLetter"/>
      <w:lvlText w:val="%2."/>
      <w:lvlJc w:val="left"/>
      <w:pPr>
        <w:tabs>
          <w:tab w:val="num" w:pos="2160"/>
        </w:tabs>
        <w:ind w:left="2160" w:hanging="360"/>
      </w:pPr>
    </w:lvl>
    <w:lvl w:ilvl="2" w:tplc="001B040A" w:tentative="1">
      <w:start w:val="1"/>
      <w:numFmt w:val="lowerRoman"/>
      <w:lvlText w:val="%3."/>
      <w:lvlJc w:val="right"/>
      <w:pPr>
        <w:tabs>
          <w:tab w:val="num" w:pos="2880"/>
        </w:tabs>
        <w:ind w:left="2880" w:hanging="180"/>
      </w:pPr>
    </w:lvl>
    <w:lvl w:ilvl="3" w:tplc="000F040A" w:tentative="1">
      <w:start w:val="1"/>
      <w:numFmt w:val="decimal"/>
      <w:lvlText w:val="%4."/>
      <w:lvlJc w:val="left"/>
      <w:pPr>
        <w:tabs>
          <w:tab w:val="num" w:pos="3600"/>
        </w:tabs>
        <w:ind w:left="3600" w:hanging="360"/>
      </w:pPr>
    </w:lvl>
    <w:lvl w:ilvl="4" w:tplc="0019040A" w:tentative="1">
      <w:start w:val="1"/>
      <w:numFmt w:val="lowerLetter"/>
      <w:lvlText w:val="%5."/>
      <w:lvlJc w:val="left"/>
      <w:pPr>
        <w:tabs>
          <w:tab w:val="num" w:pos="4320"/>
        </w:tabs>
        <w:ind w:left="4320" w:hanging="360"/>
      </w:pPr>
    </w:lvl>
    <w:lvl w:ilvl="5" w:tplc="001B040A" w:tentative="1">
      <w:start w:val="1"/>
      <w:numFmt w:val="lowerRoman"/>
      <w:lvlText w:val="%6."/>
      <w:lvlJc w:val="right"/>
      <w:pPr>
        <w:tabs>
          <w:tab w:val="num" w:pos="5040"/>
        </w:tabs>
        <w:ind w:left="5040" w:hanging="180"/>
      </w:pPr>
    </w:lvl>
    <w:lvl w:ilvl="6" w:tplc="000F040A" w:tentative="1">
      <w:start w:val="1"/>
      <w:numFmt w:val="decimal"/>
      <w:lvlText w:val="%7."/>
      <w:lvlJc w:val="left"/>
      <w:pPr>
        <w:tabs>
          <w:tab w:val="num" w:pos="5760"/>
        </w:tabs>
        <w:ind w:left="5760" w:hanging="360"/>
      </w:pPr>
    </w:lvl>
    <w:lvl w:ilvl="7" w:tplc="0019040A" w:tentative="1">
      <w:start w:val="1"/>
      <w:numFmt w:val="lowerLetter"/>
      <w:lvlText w:val="%8."/>
      <w:lvlJc w:val="left"/>
      <w:pPr>
        <w:tabs>
          <w:tab w:val="num" w:pos="6480"/>
        </w:tabs>
        <w:ind w:left="6480" w:hanging="360"/>
      </w:pPr>
    </w:lvl>
    <w:lvl w:ilvl="8" w:tplc="001B040A" w:tentative="1">
      <w:start w:val="1"/>
      <w:numFmt w:val="lowerRoman"/>
      <w:lvlText w:val="%9."/>
      <w:lvlJc w:val="right"/>
      <w:pPr>
        <w:tabs>
          <w:tab w:val="num" w:pos="7200"/>
        </w:tabs>
        <w:ind w:left="7200" w:hanging="180"/>
      </w:pPr>
    </w:lvl>
  </w:abstractNum>
  <w:abstractNum w:abstractNumId="46" w15:restartNumberingAfterBreak="0">
    <w:nsid w:val="75756182"/>
    <w:multiLevelType w:val="hybridMultilevel"/>
    <w:tmpl w:val="EF9E0FCA"/>
    <w:lvl w:ilvl="0" w:tplc="000F040A">
      <w:start w:val="1"/>
      <w:numFmt w:val="decimal"/>
      <w:lvlText w:val="%1."/>
      <w:lvlJc w:val="left"/>
      <w:pPr>
        <w:tabs>
          <w:tab w:val="num" w:pos="1068"/>
        </w:tabs>
        <w:ind w:left="1068" w:hanging="360"/>
      </w:pPr>
    </w:lvl>
    <w:lvl w:ilvl="1" w:tplc="0019040A" w:tentative="1">
      <w:start w:val="1"/>
      <w:numFmt w:val="lowerLetter"/>
      <w:lvlText w:val="%2."/>
      <w:lvlJc w:val="left"/>
      <w:pPr>
        <w:tabs>
          <w:tab w:val="num" w:pos="1788"/>
        </w:tabs>
        <w:ind w:left="1788" w:hanging="360"/>
      </w:pPr>
    </w:lvl>
    <w:lvl w:ilvl="2" w:tplc="001B040A" w:tentative="1">
      <w:start w:val="1"/>
      <w:numFmt w:val="lowerRoman"/>
      <w:lvlText w:val="%3."/>
      <w:lvlJc w:val="right"/>
      <w:pPr>
        <w:tabs>
          <w:tab w:val="num" w:pos="2508"/>
        </w:tabs>
        <w:ind w:left="2508" w:hanging="180"/>
      </w:pPr>
    </w:lvl>
    <w:lvl w:ilvl="3" w:tplc="000F040A" w:tentative="1">
      <w:start w:val="1"/>
      <w:numFmt w:val="decimal"/>
      <w:lvlText w:val="%4."/>
      <w:lvlJc w:val="left"/>
      <w:pPr>
        <w:tabs>
          <w:tab w:val="num" w:pos="3228"/>
        </w:tabs>
        <w:ind w:left="3228" w:hanging="360"/>
      </w:pPr>
    </w:lvl>
    <w:lvl w:ilvl="4" w:tplc="0019040A" w:tentative="1">
      <w:start w:val="1"/>
      <w:numFmt w:val="lowerLetter"/>
      <w:lvlText w:val="%5."/>
      <w:lvlJc w:val="left"/>
      <w:pPr>
        <w:tabs>
          <w:tab w:val="num" w:pos="3948"/>
        </w:tabs>
        <w:ind w:left="3948" w:hanging="360"/>
      </w:pPr>
    </w:lvl>
    <w:lvl w:ilvl="5" w:tplc="001B040A" w:tentative="1">
      <w:start w:val="1"/>
      <w:numFmt w:val="lowerRoman"/>
      <w:lvlText w:val="%6."/>
      <w:lvlJc w:val="right"/>
      <w:pPr>
        <w:tabs>
          <w:tab w:val="num" w:pos="4668"/>
        </w:tabs>
        <w:ind w:left="4668" w:hanging="180"/>
      </w:pPr>
    </w:lvl>
    <w:lvl w:ilvl="6" w:tplc="000F040A" w:tentative="1">
      <w:start w:val="1"/>
      <w:numFmt w:val="decimal"/>
      <w:lvlText w:val="%7."/>
      <w:lvlJc w:val="left"/>
      <w:pPr>
        <w:tabs>
          <w:tab w:val="num" w:pos="5388"/>
        </w:tabs>
        <w:ind w:left="5388" w:hanging="360"/>
      </w:pPr>
    </w:lvl>
    <w:lvl w:ilvl="7" w:tplc="0019040A" w:tentative="1">
      <w:start w:val="1"/>
      <w:numFmt w:val="lowerLetter"/>
      <w:lvlText w:val="%8."/>
      <w:lvlJc w:val="left"/>
      <w:pPr>
        <w:tabs>
          <w:tab w:val="num" w:pos="6108"/>
        </w:tabs>
        <w:ind w:left="6108" w:hanging="360"/>
      </w:pPr>
    </w:lvl>
    <w:lvl w:ilvl="8" w:tplc="001B040A" w:tentative="1">
      <w:start w:val="1"/>
      <w:numFmt w:val="lowerRoman"/>
      <w:lvlText w:val="%9."/>
      <w:lvlJc w:val="right"/>
      <w:pPr>
        <w:tabs>
          <w:tab w:val="num" w:pos="6828"/>
        </w:tabs>
        <w:ind w:left="6828" w:hanging="180"/>
      </w:pPr>
    </w:lvl>
  </w:abstractNum>
  <w:abstractNum w:abstractNumId="47" w15:restartNumberingAfterBreak="0">
    <w:nsid w:val="7A196B55"/>
    <w:multiLevelType w:val="hybridMultilevel"/>
    <w:tmpl w:val="CF48A6F4"/>
    <w:lvl w:ilvl="0" w:tplc="D8FC7250">
      <w:start w:val="1"/>
      <w:numFmt w:val="decimal"/>
      <w:lvlText w:val="%1)"/>
      <w:lvlJc w:val="left"/>
      <w:pPr>
        <w:tabs>
          <w:tab w:val="num" w:pos="1080"/>
        </w:tabs>
        <w:ind w:left="1080" w:hanging="360"/>
      </w:pPr>
      <w:rPr>
        <w:rFonts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num w:numId="1" w16cid:durableId="1922135514">
    <w:abstractNumId w:val="17"/>
  </w:num>
  <w:num w:numId="2" w16cid:durableId="1315984110">
    <w:abstractNumId w:val="25"/>
  </w:num>
  <w:num w:numId="3" w16cid:durableId="411241588">
    <w:abstractNumId w:val="20"/>
  </w:num>
  <w:num w:numId="4" w16cid:durableId="867912100">
    <w:abstractNumId w:val="33"/>
  </w:num>
  <w:num w:numId="5" w16cid:durableId="868374820">
    <w:abstractNumId w:val="11"/>
  </w:num>
  <w:num w:numId="6" w16cid:durableId="831799515">
    <w:abstractNumId w:val="24"/>
  </w:num>
  <w:num w:numId="7" w16cid:durableId="1027215788">
    <w:abstractNumId w:val="41"/>
  </w:num>
  <w:num w:numId="8" w16cid:durableId="156269092">
    <w:abstractNumId w:val="46"/>
  </w:num>
  <w:num w:numId="9" w16cid:durableId="512501682">
    <w:abstractNumId w:val="15"/>
  </w:num>
  <w:num w:numId="10" w16cid:durableId="366682732">
    <w:abstractNumId w:val="36"/>
  </w:num>
  <w:num w:numId="11" w16cid:durableId="449319767">
    <w:abstractNumId w:val="13"/>
  </w:num>
  <w:num w:numId="12" w16cid:durableId="1068696229">
    <w:abstractNumId w:val="23"/>
  </w:num>
  <w:num w:numId="13" w16cid:durableId="305085170">
    <w:abstractNumId w:val="18"/>
  </w:num>
  <w:num w:numId="14" w16cid:durableId="2118401801">
    <w:abstractNumId w:val="28"/>
  </w:num>
  <w:num w:numId="15" w16cid:durableId="741802833">
    <w:abstractNumId w:val="26"/>
  </w:num>
  <w:num w:numId="16" w16cid:durableId="65342885">
    <w:abstractNumId w:val="45"/>
  </w:num>
  <w:num w:numId="17" w16cid:durableId="655651568">
    <w:abstractNumId w:val="44"/>
  </w:num>
  <w:num w:numId="18" w16cid:durableId="1861970164">
    <w:abstractNumId w:val="47"/>
  </w:num>
  <w:num w:numId="19" w16cid:durableId="858086367">
    <w:abstractNumId w:val="29"/>
  </w:num>
  <w:num w:numId="20" w16cid:durableId="1434473123">
    <w:abstractNumId w:val="37"/>
  </w:num>
  <w:num w:numId="21" w16cid:durableId="2108772730">
    <w:abstractNumId w:val="32"/>
  </w:num>
  <w:num w:numId="22" w16cid:durableId="1840925582">
    <w:abstractNumId w:val="35"/>
  </w:num>
  <w:num w:numId="23" w16cid:durableId="1159346197">
    <w:abstractNumId w:val="16"/>
  </w:num>
  <w:num w:numId="24" w16cid:durableId="414857802">
    <w:abstractNumId w:val="40"/>
  </w:num>
  <w:num w:numId="25" w16cid:durableId="94132045">
    <w:abstractNumId w:val="30"/>
  </w:num>
  <w:num w:numId="26" w16cid:durableId="940376729">
    <w:abstractNumId w:val="42"/>
  </w:num>
  <w:num w:numId="27" w16cid:durableId="1621109497">
    <w:abstractNumId w:val="31"/>
  </w:num>
  <w:num w:numId="28" w16cid:durableId="635179338">
    <w:abstractNumId w:val="38"/>
  </w:num>
  <w:num w:numId="29" w16cid:durableId="1010527538">
    <w:abstractNumId w:val="22"/>
  </w:num>
  <w:num w:numId="30" w16cid:durableId="705984482">
    <w:abstractNumId w:val="10"/>
  </w:num>
  <w:num w:numId="31" w16cid:durableId="560213883">
    <w:abstractNumId w:val="8"/>
  </w:num>
  <w:num w:numId="32" w16cid:durableId="860095539">
    <w:abstractNumId w:val="7"/>
  </w:num>
  <w:num w:numId="33" w16cid:durableId="1112750677">
    <w:abstractNumId w:val="6"/>
  </w:num>
  <w:num w:numId="34" w16cid:durableId="234166551">
    <w:abstractNumId w:val="5"/>
  </w:num>
  <w:num w:numId="35" w16cid:durableId="1025063885">
    <w:abstractNumId w:val="9"/>
  </w:num>
  <w:num w:numId="36" w16cid:durableId="101653405">
    <w:abstractNumId w:val="4"/>
  </w:num>
  <w:num w:numId="37" w16cid:durableId="399600895">
    <w:abstractNumId w:val="3"/>
  </w:num>
  <w:num w:numId="38" w16cid:durableId="829518781">
    <w:abstractNumId w:val="2"/>
  </w:num>
  <w:num w:numId="39" w16cid:durableId="888423149">
    <w:abstractNumId w:val="1"/>
  </w:num>
  <w:num w:numId="40" w16cid:durableId="137770894">
    <w:abstractNumId w:val="0"/>
  </w:num>
  <w:num w:numId="41" w16cid:durableId="812213746">
    <w:abstractNumId w:val="27"/>
  </w:num>
  <w:num w:numId="42" w16cid:durableId="1707563608">
    <w:abstractNumId w:val="43"/>
  </w:num>
  <w:num w:numId="43" w16cid:durableId="1400785188">
    <w:abstractNumId w:val="34"/>
  </w:num>
  <w:num w:numId="44" w16cid:durableId="1431438456">
    <w:abstractNumId w:val="12"/>
  </w:num>
  <w:num w:numId="45" w16cid:durableId="623002963">
    <w:abstractNumId w:val="14"/>
  </w:num>
  <w:num w:numId="46" w16cid:durableId="357704515">
    <w:abstractNumId w:val="39"/>
  </w:num>
  <w:num w:numId="47" w16cid:durableId="1284120287">
    <w:abstractNumId w:val="19"/>
  </w:num>
  <w:num w:numId="48" w16cid:durableId="10708824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s-ES_tradnl" w:vendorID="64" w:dllVersion="4096" w:nlCheck="1" w:checkStyle="0"/>
  <w:activeWritingStyle w:appName="MSWord" w:lang="es-EC" w:vendorID="64" w:dllVersion="6" w:nlCheck="1" w:checkStyle="0"/>
  <w:activeWritingStyle w:appName="MSWord" w:lang="en-US" w:vendorID="64" w:dllVersion="6" w:nlCheck="1" w:checkStyle="0"/>
  <w:activeWritingStyle w:appName="MSWord" w:lang="es-MX" w:vendorID="64" w:dllVersion="6" w:nlCheck="1" w:checkStyle="0"/>
  <w:activeWritingStyle w:appName="MSWord" w:lang="es-ES_tradnl" w:vendorID="64" w:dllVersion="6" w:nlCheck="1" w:checkStyle="0"/>
  <w:activeWritingStyle w:appName="MSWord" w:lang="es-EC" w:vendorID="64" w:dllVersion="4096" w:nlCheck="1" w:checkStyle="0"/>
  <w:activeWritingStyle w:appName="MSWord" w:lang="en-US" w:vendorID="64" w:dllVersion="4096" w:nlCheck="1" w:checkStyle="0"/>
  <w:activeWritingStyle w:appName="MSWord" w:lang="es-MX"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1AA"/>
    <w:rsid w:val="00001AB5"/>
    <w:rsid w:val="000138E7"/>
    <w:rsid w:val="00021565"/>
    <w:rsid w:val="00023671"/>
    <w:rsid w:val="0002466B"/>
    <w:rsid w:val="00030919"/>
    <w:rsid w:val="000405B1"/>
    <w:rsid w:val="00047FBC"/>
    <w:rsid w:val="00051336"/>
    <w:rsid w:val="000701BD"/>
    <w:rsid w:val="000723E7"/>
    <w:rsid w:val="000765F3"/>
    <w:rsid w:val="00077CB3"/>
    <w:rsid w:val="000876EA"/>
    <w:rsid w:val="00092D85"/>
    <w:rsid w:val="000B06F3"/>
    <w:rsid w:val="000B24D9"/>
    <w:rsid w:val="000B62C9"/>
    <w:rsid w:val="000B7947"/>
    <w:rsid w:val="000B7B8D"/>
    <w:rsid w:val="000D17D3"/>
    <w:rsid w:val="000D3C36"/>
    <w:rsid w:val="000D7BB4"/>
    <w:rsid w:val="000E4199"/>
    <w:rsid w:val="000F2BAF"/>
    <w:rsid w:val="00111B4E"/>
    <w:rsid w:val="00122742"/>
    <w:rsid w:val="001418B1"/>
    <w:rsid w:val="00157EB9"/>
    <w:rsid w:val="0016064B"/>
    <w:rsid w:val="00163687"/>
    <w:rsid w:val="00174539"/>
    <w:rsid w:val="001750F8"/>
    <w:rsid w:val="00180FE5"/>
    <w:rsid w:val="001848FA"/>
    <w:rsid w:val="0018532B"/>
    <w:rsid w:val="00185A97"/>
    <w:rsid w:val="00193534"/>
    <w:rsid w:val="00195324"/>
    <w:rsid w:val="001A3AD0"/>
    <w:rsid w:val="001B6438"/>
    <w:rsid w:val="001B7E86"/>
    <w:rsid w:val="001C0C7E"/>
    <w:rsid w:val="001C1343"/>
    <w:rsid w:val="001D52CE"/>
    <w:rsid w:val="001F0AC5"/>
    <w:rsid w:val="001F32C8"/>
    <w:rsid w:val="00203040"/>
    <w:rsid w:val="00204367"/>
    <w:rsid w:val="00204644"/>
    <w:rsid w:val="00205071"/>
    <w:rsid w:val="00206D37"/>
    <w:rsid w:val="00207632"/>
    <w:rsid w:val="00210AB9"/>
    <w:rsid w:val="00215053"/>
    <w:rsid w:val="0022499F"/>
    <w:rsid w:val="002329BB"/>
    <w:rsid w:val="00233E64"/>
    <w:rsid w:val="00234554"/>
    <w:rsid w:val="00235923"/>
    <w:rsid w:val="00240C9C"/>
    <w:rsid w:val="00241291"/>
    <w:rsid w:val="00241525"/>
    <w:rsid w:val="0024460C"/>
    <w:rsid w:val="00246610"/>
    <w:rsid w:val="002522C2"/>
    <w:rsid w:val="002624A6"/>
    <w:rsid w:val="00264674"/>
    <w:rsid w:val="00290EF4"/>
    <w:rsid w:val="00291A22"/>
    <w:rsid w:val="00292541"/>
    <w:rsid w:val="00295843"/>
    <w:rsid w:val="0029588A"/>
    <w:rsid w:val="00296236"/>
    <w:rsid w:val="002A16A1"/>
    <w:rsid w:val="002A3838"/>
    <w:rsid w:val="002B4C56"/>
    <w:rsid w:val="002C0AC6"/>
    <w:rsid w:val="002C2265"/>
    <w:rsid w:val="002C711A"/>
    <w:rsid w:val="002E163E"/>
    <w:rsid w:val="002E4126"/>
    <w:rsid w:val="002E45E1"/>
    <w:rsid w:val="002E4BCB"/>
    <w:rsid w:val="002E6AD6"/>
    <w:rsid w:val="002F72A5"/>
    <w:rsid w:val="00307D40"/>
    <w:rsid w:val="00310464"/>
    <w:rsid w:val="00312B3D"/>
    <w:rsid w:val="003210B1"/>
    <w:rsid w:val="00322C6E"/>
    <w:rsid w:val="00331DA2"/>
    <w:rsid w:val="0033396C"/>
    <w:rsid w:val="00333ED5"/>
    <w:rsid w:val="003370D4"/>
    <w:rsid w:val="0034760F"/>
    <w:rsid w:val="00352AB3"/>
    <w:rsid w:val="00363B29"/>
    <w:rsid w:val="00364F8A"/>
    <w:rsid w:val="003709F5"/>
    <w:rsid w:val="003776A8"/>
    <w:rsid w:val="003821BE"/>
    <w:rsid w:val="003866BE"/>
    <w:rsid w:val="00394771"/>
    <w:rsid w:val="003B1E29"/>
    <w:rsid w:val="003B405A"/>
    <w:rsid w:val="003B53E6"/>
    <w:rsid w:val="003C585F"/>
    <w:rsid w:val="003C7F33"/>
    <w:rsid w:val="003D0E22"/>
    <w:rsid w:val="003D1D5A"/>
    <w:rsid w:val="003D6A25"/>
    <w:rsid w:val="003E2DA7"/>
    <w:rsid w:val="003E37DA"/>
    <w:rsid w:val="003E596F"/>
    <w:rsid w:val="003F0DD2"/>
    <w:rsid w:val="003F49F2"/>
    <w:rsid w:val="00402ACA"/>
    <w:rsid w:val="00404FA5"/>
    <w:rsid w:val="00406F28"/>
    <w:rsid w:val="004221CD"/>
    <w:rsid w:val="004272B5"/>
    <w:rsid w:val="00431CC9"/>
    <w:rsid w:val="00432E6C"/>
    <w:rsid w:val="00435242"/>
    <w:rsid w:val="004435EF"/>
    <w:rsid w:val="004664F5"/>
    <w:rsid w:val="00476623"/>
    <w:rsid w:val="004812FD"/>
    <w:rsid w:val="004853BD"/>
    <w:rsid w:val="004871BD"/>
    <w:rsid w:val="004938AC"/>
    <w:rsid w:val="00493F08"/>
    <w:rsid w:val="00497FE6"/>
    <w:rsid w:val="004A65F3"/>
    <w:rsid w:val="004C2F70"/>
    <w:rsid w:val="004D2233"/>
    <w:rsid w:val="004D2550"/>
    <w:rsid w:val="004D5F90"/>
    <w:rsid w:val="004E3EC4"/>
    <w:rsid w:val="004E4C5F"/>
    <w:rsid w:val="004E63BE"/>
    <w:rsid w:val="004F297D"/>
    <w:rsid w:val="004F2B08"/>
    <w:rsid w:val="00502693"/>
    <w:rsid w:val="00505914"/>
    <w:rsid w:val="00511080"/>
    <w:rsid w:val="0051173B"/>
    <w:rsid w:val="005264CA"/>
    <w:rsid w:val="00527061"/>
    <w:rsid w:val="00541BFD"/>
    <w:rsid w:val="005461D2"/>
    <w:rsid w:val="00553D89"/>
    <w:rsid w:val="005607CB"/>
    <w:rsid w:val="005769E4"/>
    <w:rsid w:val="00577CAE"/>
    <w:rsid w:val="00580EBD"/>
    <w:rsid w:val="0058104D"/>
    <w:rsid w:val="0058684D"/>
    <w:rsid w:val="00587F3E"/>
    <w:rsid w:val="005923B1"/>
    <w:rsid w:val="00593E1B"/>
    <w:rsid w:val="00596953"/>
    <w:rsid w:val="005B377B"/>
    <w:rsid w:val="005B5CF4"/>
    <w:rsid w:val="005C2698"/>
    <w:rsid w:val="005C3BE1"/>
    <w:rsid w:val="005C59EF"/>
    <w:rsid w:val="005C5CE7"/>
    <w:rsid w:val="005E0EFE"/>
    <w:rsid w:val="005E4142"/>
    <w:rsid w:val="005F16BA"/>
    <w:rsid w:val="005F36FC"/>
    <w:rsid w:val="005F542D"/>
    <w:rsid w:val="005F6576"/>
    <w:rsid w:val="00604D21"/>
    <w:rsid w:val="006053FC"/>
    <w:rsid w:val="00612A66"/>
    <w:rsid w:val="006274FF"/>
    <w:rsid w:val="006304DE"/>
    <w:rsid w:val="006310D8"/>
    <w:rsid w:val="00636E93"/>
    <w:rsid w:val="00640760"/>
    <w:rsid w:val="0064448F"/>
    <w:rsid w:val="0065525C"/>
    <w:rsid w:val="00666768"/>
    <w:rsid w:val="00667B35"/>
    <w:rsid w:val="006702B1"/>
    <w:rsid w:val="0068385E"/>
    <w:rsid w:val="006A14CD"/>
    <w:rsid w:val="006B7271"/>
    <w:rsid w:val="006C13D0"/>
    <w:rsid w:val="006C1B6B"/>
    <w:rsid w:val="006D5D46"/>
    <w:rsid w:val="006E5839"/>
    <w:rsid w:val="006F365B"/>
    <w:rsid w:val="00703D83"/>
    <w:rsid w:val="00704623"/>
    <w:rsid w:val="00710AA9"/>
    <w:rsid w:val="007131E3"/>
    <w:rsid w:val="007136E9"/>
    <w:rsid w:val="00721A1C"/>
    <w:rsid w:val="00722B13"/>
    <w:rsid w:val="0073168C"/>
    <w:rsid w:val="00732A3F"/>
    <w:rsid w:val="00732C9C"/>
    <w:rsid w:val="00732E58"/>
    <w:rsid w:val="00733BE8"/>
    <w:rsid w:val="00745F1E"/>
    <w:rsid w:val="007646FC"/>
    <w:rsid w:val="00772BF0"/>
    <w:rsid w:val="00776025"/>
    <w:rsid w:val="00780FBD"/>
    <w:rsid w:val="00781637"/>
    <w:rsid w:val="00782831"/>
    <w:rsid w:val="0078413B"/>
    <w:rsid w:val="00784CC4"/>
    <w:rsid w:val="00791925"/>
    <w:rsid w:val="007A2EDC"/>
    <w:rsid w:val="007A53A7"/>
    <w:rsid w:val="007D037D"/>
    <w:rsid w:val="007D280A"/>
    <w:rsid w:val="007E3466"/>
    <w:rsid w:val="0080029B"/>
    <w:rsid w:val="00805D6C"/>
    <w:rsid w:val="00812816"/>
    <w:rsid w:val="00812BD6"/>
    <w:rsid w:val="008153EF"/>
    <w:rsid w:val="00817549"/>
    <w:rsid w:val="008203E3"/>
    <w:rsid w:val="00820520"/>
    <w:rsid w:val="00822878"/>
    <w:rsid w:val="00831277"/>
    <w:rsid w:val="00831AB5"/>
    <w:rsid w:val="00835EFC"/>
    <w:rsid w:val="00835FFE"/>
    <w:rsid w:val="00846809"/>
    <w:rsid w:val="00850D62"/>
    <w:rsid w:val="00862D4A"/>
    <w:rsid w:val="00865E6F"/>
    <w:rsid w:val="0087117A"/>
    <w:rsid w:val="00874EDD"/>
    <w:rsid w:val="00886EAC"/>
    <w:rsid w:val="00895DD0"/>
    <w:rsid w:val="008C0AE3"/>
    <w:rsid w:val="008C2FA6"/>
    <w:rsid w:val="008D2A83"/>
    <w:rsid w:val="008F08CA"/>
    <w:rsid w:val="008F2474"/>
    <w:rsid w:val="00901B9A"/>
    <w:rsid w:val="00906E4A"/>
    <w:rsid w:val="009075A1"/>
    <w:rsid w:val="0091067A"/>
    <w:rsid w:val="00914BF4"/>
    <w:rsid w:val="00917C11"/>
    <w:rsid w:val="0092330A"/>
    <w:rsid w:val="00943D54"/>
    <w:rsid w:val="0094423F"/>
    <w:rsid w:val="00945316"/>
    <w:rsid w:val="00947ECE"/>
    <w:rsid w:val="00954A6A"/>
    <w:rsid w:val="00961B2E"/>
    <w:rsid w:val="00963BD0"/>
    <w:rsid w:val="0096430E"/>
    <w:rsid w:val="0097684F"/>
    <w:rsid w:val="00982268"/>
    <w:rsid w:val="009847A2"/>
    <w:rsid w:val="00996C83"/>
    <w:rsid w:val="009A212E"/>
    <w:rsid w:val="009B6385"/>
    <w:rsid w:val="009D12CE"/>
    <w:rsid w:val="009D3EE6"/>
    <w:rsid w:val="009E07EC"/>
    <w:rsid w:val="009E760B"/>
    <w:rsid w:val="00A05DAB"/>
    <w:rsid w:val="00A115E0"/>
    <w:rsid w:val="00A14B2C"/>
    <w:rsid w:val="00A14C57"/>
    <w:rsid w:val="00A300CE"/>
    <w:rsid w:val="00A32730"/>
    <w:rsid w:val="00A3309B"/>
    <w:rsid w:val="00A53F71"/>
    <w:rsid w:val="00A637C7"/>
    <w:rsid w:val="00A72A4C"/>
    <w:rsid w:val="00A734F6"/>
    <w:rsid w:val="00A75F24"/>
    <w:rsid w:val="00A770F8"/>
    <w:rsid w:val="00A77B47"/>
    <w:rsid w:val="00A82172"/>
    <w:rsid w:val="00A82C1E"/>
    <w:rsid w:val="00A90D8A"/>
    <w:rsid w:val="00A95A9A"/>
    <w:rsid w:val="00A97B15"/>
    <w:rsid w:val="00AA545E"/>
    <w:rsid w:val="00AA5816"/>
    <w:rsid w:val="00AA5C8F"/>
    <w:rsid w:val="00AA73F8"/>
    <w:rsid w:val="00AA7C9A"/>
    <w:rsid w:val="00AB555F"/>
    <w:rsid w:val="00AC28C2"/>
    <w:rsid w:val="00AD1C62"/>
    <w:rsid w:val="00AD26D2"/>
    <w:rsid w:val="00AD27DB"/>
    <w:rsid w:val="00AE1767"/>
    <w:rsid w:val="00AF1B81"/>
    <w:rsid w:val="00B02546"/>
    <w:rsid w:val="00B12FA1"/>
    <w:rsid w:val="00B13A55"/>
    <w:rsid w:val="00B309DC"/>
    <w:rsid w:val="00B64F7E"/>
    <w:rsid w:val="00B74F3F"/>
    <w:rsid w:val="00B9034E"/>
    <w:rsid w:val="00B95545"/>
    <w:rsid w:val="00B96321"/>
    <w:rsid w:val="00B9729E"/>
    <w:rsid w:val="00B97EB6"/>
    <w:rsid w:val="00BB1F51"/>
    <w:rsid w:val="00BB2DA1"/>
    <w:rsid w:val="00BB5C5C"/>
    <w:rsid w:val="00BB79FA"/>
    <w:rsid w:val="00BC678D"/>
    <w:rsid w:val="00BD2004"/>
    <w:rsid w:val="00BE0FCC"/>
    <w:rsid w:val="00BE4644"/>
    <w:rsid w:val="00BF1A51"/>
    <w:rsid w:val="00C13FA7"/>
    <w:rsid w:val="00C248D2"/>
    <w:rsid w:val="00C24FF4"/>
    <w:rsid w:val="00C30FEE"/>
    <w:rsid w:val="00C3333E"/>
    <w:rsid w:val="00C62983"/>
    <w:rsid w:val="00C639FF"/>
    <w:rsid w:val="00C63E9A"/>
    <w:rsid w:val="00C71FF9"/>
    <w:rsid w:val="00C740A5"/>
    <w:rsid w:val="00C74815"/>
    <w:rsid w:val="00C80CAC"/>
    <w:rsid w:val="00C81D1F"/>
    <w:rsid w:val="00C84845"/>
    <w:rsid w:val="00CA01AA"/>
    <w:rsid w:val="00CD24DA"/>
    <w:rsid w:val="00CD47B3"/>
    <w:rsid w:val="00CD52EA"/>
    <w:rsid w:val="00CD65F8"/>
    <w:rsid w:val="00D0269C"/>
    <w:rsid w:val="00D16BCB"/>
    <w:rsid w:val="00D22D48"/>
    <w:rsid w:val="00D2426A"/>
    <w:rsid w:val="00D27682"/>
    <w:rsid w:val="00D7009D"/>
    <w:rsid w:val="00D978F6"/>
    <w:rsid w:val="00DA1556"/>
    <w:rsid w:val="00DA3FBD"/>
    <w:rsid w:val="00DB14ED"/>
    <w:rsid w:val="00DB2FDD"/>
    <w:rsid w:val="00DC25D6"/>
    <w:rsid w:val="00DC43BB"/>
    <w:rsid w:val="00DC662A"/>
    <w:rsid w:val="00DD4300"/>
    <w:rsid w:val="00DD4FCF"/>
    <w:rsid w:val="00DD5092"/>
    <w:rsid w:val="00DD5F04"/>
    <w:rsid w:val="00DD63FF"/>
    <w:rsid w:val="00DE3566"/>
    <w:rsid w:val="00DF2C85"/>
    <w:rsid w:val="00DF3896"/>
    <w:rsid w:val="00DF688A"/>
    <w:rsid w:val="00E048EC"/>
    <w:rsid w:val="00E13A67"/>
    <w:rsid w:val="00E2479D"/>
    <w:rsid w:val="00E31EF9"/>
    <w:rsid w:val="00E36795"/>
    <w:rsid w:val="00E37670"/>
    <w:rsid w:val="00E50C20"/>
    <w:rsid w:val="00E57094"/>
    <w:rsid w:val="00E574B4"/>
    <w:rsid w:val="00E6319E"/>
    <w:rsid w:val="00E77AE2"/>
    <w:rsid w:val="00E80E50"/>
    <w:rsid w:val="00E85CEA"/>
    <w:rsid w:val="00E873D2"/>
    <w:rsid w:val="00E928D8"/>
    <w:rsid w:val="00E93D34"/>
    <w:rsid w:val="00E95D0E"/>
    <w:rsid w:val="00EA1BBB"/>
    <w:rsid w:val="00EA4D9B"/>
    <w:rsid w:val="00EB3826"/>
    <w:rsid w:val="00EB4251"/>
    <w:rsid w:val="00EB4631"/>
    <w:rsid w:val="00EB6579"/>
    <w:rsid w:val="00EC0CEA"/>
    <w:rsid w:val="00EE037A"/>
    <w:rsid w:val="00EE3408"/>
    <w:rsid w:val="00EE3494"/>
    <w:rsid w:val="00EE3C7D"/>
    <w:rsid w:val="00EE403E"/>
    <w:rsid w:val="00EE4DF6"/>
    <w:rsid w:val="00EE76F6"/>
    <w:rsid w:val="00EF02A2"/>
    <w:rsid w:val="00EF5C45"/>
    <w:rsid w:val="00EF5E88"/>
    <w:rsid w:val="00F126A8"/>
    <w:rsid w:val="00F209E1"/>
    <w:rsid w:val="00F420A9"/>
    <w:rsid w:val="00F42943"/>
    <w:rsid w:val="00F50819"/>
    <w:rsid w:val="00F53141"/>
    <w:rsid w:val="00F616F6"/>
    <w:rsid w:val="00F61862"/>
    <w:rsid w:val="00F728B5"/>
    <w:rsid w:val="00F87435"/>
    <w:rsid w:val="00F910FD"/>
    <w:rsid w:val="00F97FA7"/>
    <w:rsid w:val="00FA4D40"/>
    <w:rsid w:val="00FB18B4"/>
    <w:rsid w:val="00FB5D9F"/>
    <w:rsid w:val="00FC1930"/>
    <w:rsid w:val="00FD6630"/>
    <w:rsid w:val="00FF09E9"/>
    <w:rsid w:val="00FF7D0A"/>
    <w:rsid w:val="02D653A1"/>
    <w:rsid w:val="037C5B27"/>
    <w:rsid w:val="05CAF878"/>
    <w:rsid w:val="07E78D1E"/>
    <w:rsid w:val="081A8A45"/>
    <w:rsid w:val="087A2559"/>
    <w:rsid w:val="08889E11"/>
    <w:rsid w:val="095B4B21"/>
    <w:rsid w:val="0CFBE311"/>
    <w:rsid w:val="0FDE0772"/>
    <w:rsid w:val="10048F08"/>
    <w:rsid w:val="10C46C1E"/>
    <w:rsid w:val="10EEF3F2"/>
    <w:rsid w:val="112FF6C9"/>
    <w:rsid w:val="12B29ECD"/>
    <w:rsid w:val="1331E2D8"/>
    <w:rsid w:val="140F18B7"/>
    <w:rsid w:val="14E57B57"/>
    <w:rsid w:val="158C7682"/>
    <w:rsid w:val="16362F74"/>
    <w:rsid w:val="16F72ADF"/>
    <w:rsid w:val="17C15878"/>
    <w:rsid w:val="1AC5D2DB"/>
    <w:rsid w:val="1F1B73FD"/>
    <w:rsid w:val="1F578EC0"/>
    <w:rsid w:val="1FB31B75"/>
    <w:rsid w:val="1FF99B63"/>
    <w:rsid w:val="24259690"/>
    <w:rsid w:val="2764227F"/>
    <w:rsid w:val="27E8F1EE"/>
    <w:rsid w:val="280CFA36"/>
    <w:rsid w:val="282273C4"/>
    <w:rsid w:val="29D3483A"/>
    <w:rsid w:val="2B6F189B"/>
    <w:rsid w:val="2C79FE39"/>
    <w:rsid w:val="2F34D563"/>
    <w:rsid w:val="31C531C2"/>
    <w:rsid w:val="32D965DF"/>
    <w:rsid w:val="37E4E4AC"/>
    <w:rsid w:val="3A10D9E0"/>
    <w:rsid w:val="3B855E64"/>
    <w:rsid w:val="3BF56DD9"/>
    <w:rsid w:val="3C06FEA1"/>
    <w:rsid w:val="3D0A60AE"/>
    <w:rsid w:val="3D35A31D"/>
    <w:rsid w:val="3DA46BC7"/>
    <w:rsid w:val="404F21D3"/>
    <w:rsid w:val="42BA146A"/>
    <w:rsid w:val="4455E4CB"/>
    <w:rsid w:val="451E6511"/>
    <w:rsid w:val="46272CAF"/>
    <w:rsid w:val="496E0F74"/>
    <w:rsid w:val="49EEAB22"/>
    <w:rsid w:val="4AE6D841"/>
    <w:rsid w:val="4C266C2B"/>
    <w:rsid w:val="4C96685E"/>
    <w:rsid w:val="4D7E7090"/>
    <w:rsid w:val="4FCAF3DA"/>
    <w:rsid w:val="50E8A7B6"/>
    <w:rsid w:val="51413396"/>
    <w:rsid w:val="52331822"/>
    <w:rsid w:val="56336A1F"/>
    <w:rsid w:val="56A5E16F"/>
    <w:rsid w:val="58A0A9C4"/>
    <w:rsid w:val="5A066667"/>
    <w:rsid w:val="5A489590"/>
    <w:rsid w:val="5C940C15"/>
    <w:rsid w:val="5D069703"/>
    <w:rsid w:val="5D13543C"/>
    <w:rsid w:val="5D2684FA"/>
    <w:rsid w:val="6001C00E"/>
    <w:rsid w:val="620DA9CF"/>
    <w:rsid w:val="6431690C"/>
    <w:rsid w:val="65006E11"/>
    <w:rsid w:val="6AC83D5E"/>
    <w:rsid w:val="6BD5FCC0"/>
    <w:rsid w:val="6D0B0F09"/>
    <w:rsid w:val="6FFE83D8"/>
    <w:rsid w:val="76479612"/>
    <w:rsid w:val="79983A85"/>
    <w:rsid w:val="79FD06D4"/>
    <w:rsid w:val="7A72EA25"/>
    <w:rsid w:val="7F572C39"/>
  </w:rsids>
  <m:mathPr>
    <m:mathFont m:val="Cambria Math"/>
    <m:brkBin m:val="before"/>
    <m:brkBinSub m:val="--"/>
    <m:smallFrac m:val="0"/>
    <m:dispDef m:val="0"/>
    <m:lMargin m:val="0"/>
    <m:rMargin m:val="0"/>
    <m:defJc m:val="centerGroup"/>
    <m:wrapRight/>
    <m:intLim m:val="subSup"/>
    <m:naryLim m:val="subSup"/>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1CE7B08F"/>
  <w15:docId w15:val="{BBBF866D-9A35-4E0E-8E18-13F38BF3E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lsdException w:name="heading 7"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APA References"/>
    <w:qFormat/>
    <w:rsid w:val="00F53141"/>
  </w:style>
  <w:style w:type="paragraph" w:styleId="Ttulo1">
    <w:name w:val="heading 1"/>
    <w:aliases w:val="APA Nivel 1"/>
    <w:basedOn w:val="APALevel1"/>
    <w:autoRedefine/>
    <w:qFormat/>
    <w:rsid w:val="001C1057"/>
    <w:pPr>
      <w:outlineLvl w:val="0"/>
    </w:pPr>
    <w:rPr>
      <w:color w:val="000000"/>
    </w:rPr>
  </w:style>
  <w:style w:type="paragraph" w:styleId="Ttulo2">
    <w:name w:val="heading 2"/>
    <w:basedOn w:val="Normal"/>
    <w:next w:val="Normal"/>
    <w:qFormat/>
    <w:rsid w:val="00245A4A"/>
    <w:pPr>
      <w:keepNext/>
      <w:widowControl w:val="0"/>
      <w:tabs>
        <w:tab w:val="left" w:pos="220"/>
        <w:tab w:val="left" w:pos="720"/>
      </w:tabs>
      <w:autoSpaceDE w:val="0"/>
      <w:autoSpaceDN w:val="0"/>
      <w:adjustRightInd w:val="0"/>
      <w:spacing w:before="240" w:after="240"/>
      <w:ind w:left="720" w:hanging="720"/>
      <w:outlineLvl w:val="1"/>
    </w:pPr>
    <w:rPr>
      <w:i/>
      <w:sz w:val="28"/>
      <w:szCs w:val="28"/>
      <w:lang w:eastAsia="es-ES_tradnl"/>
    </w:rPr>
  </w:style>
  <w:style w:type="paragraph" w:styleId="Ttulo3">
    <w:name w:val="heading 3"/>
    <w:aliases w:val="Heading3"/>
    <w:basedOn w:val="Normal"/>
    <w:next w:val="Normal"/>
    <w:qFormat/>
    <w:rsid w:val="00245A4A"/>
    <w:pPr>
      <w:keepNext/>
      <w:spacing w:before="240" w:after="240"/>
      <w:ind w:left="720" w:hanging="720"/>
      <w:outlineLvl w:val="2"/>
    </w:pPr>
    <w:rPr>
      <w:rFonts w:eastAsia="Times"/>
      <w:b/>
      <w:i/>
      <w:szCs w:val="20"/>
    </w:rPr>
  </w:style>
  <w:style w:type="paragraph" w:styleId="Ttulo4">
    <w:name w:val="heading 4"/>
    <w:basedOn w:val="Normal"/>
    <w:next w:val="Normal"/>
    <w:link w:val="Ttulo4Car"/>
    <w:rsid w:val="001C718B"/>
    <w:pPr>
      <w:keepNext/>
      <w:spacing w:before="240" w:after="60"/>
      <w:outlineLvl w:val="3"/>
    </w:pPr>
    <w:rPr>
      <w:rFonts w:ascii="Cambria" w:hAnsi="Cambria"/>
      <w:b/>
      <w:bCs/>
      <w:sz w:val="28"/>
      <w:szCs w:val="28"/>
    </w:rPr>
  </w:style>
  <w:style w:type="paragraph" w:styleId="Ttulo5">
    <w:name w:val="heading 5"/>
    <w:basedOn w:val="Normal"/>
    <w:next w:val="Normal"/>
    <w:link w:val="Ttulo5Car"/>
    <w:rsid w:val="001C718B"/>
    <w:pPr>
      <w:spacing w:before="240" w:after="60"/>
      <w:outlineLvl w:val="4"/>
    </w:pPr>
    <w:rPr>
      <w:rFonts w:ascii="Cambria" w:hAnsi="Cambria"/>
      <w:b/>
      <w:bCs/>
      <w:i/>
      <w:iCs/>
      <w:sz w:val="26"/>
      <w:szCs w:val="26"/>
    </w:rPr>
  </w:style>
  <w:style w:type="paragraph" w:styleId="Ttulo6">
    <w:name w:val="heading 6"/>
    <w:basedOn w:val="Normal"/>
    <w:next w:val="Normal"/>
    <w:link w:val="Ttulo6Car"/>
    <w:rsid w:val="001C718B"/>
    <w:pPr>
      <w:spacing w:before="240" w:after="60"/>
      <w:outlineLvl w:val="5"/>
    </w:pPr>
    <w:rPr>
      <w:rFonts w:ascii="Cambria" w:hAnsi="Cambria"/>
      <w:b/>
      <w:bCs/>
      <w:sz w:val="22"/>
      <w:szCs w:val="22"/>
    </w:rPr>
  </w:style>
  <w:style w:type="paragraph" w:styleId="Ttulo7">
    <w:name w:val="heading 7"/>
    <w:aliases w:val="APA 2"/>
    <w:next w:val="Normal"/>
    <w:link w:val="Ttulo7Car"/>
    <w:autoRedefine/>
    <w:qFormat/>
    <w:rsid w:val="002D6F39"/>
    <w:pPr>
      <w:keepNext/>
      <w:spacing w:before="240" w:after="240"/>
      <w:jc w:val="center"/>
      <w:outlineLvl w:val="6"/>
    </w:pPr>
    <w:rPr>
      <w:rFonts w:eastAsia="Times"/>
      <w:lang w:val="es-ES_tradnl"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D0090"/>
    <w:rPr>
      <w:rFonts w:ascii="Tahoma" w:hAnsi="Tahoma" w:cs="Tahoma"/>
      <w:sz w:val="16"/>
      <w:szCs w:val="16"/>
    </w:rPr>
  </w:style>
  <w:style w:type="character" w:customStyle="1" w:styleId="BalloonTextChar">
    <w:name w:val="Balloon Text Char"/>
    <w:basedOn w:val="Fuentedeprrafopredeter"/>
    <w:uiPriority w:val="99"/>
    <w:semiHidden/>
    <w:rsid w:val="00483ED0"/>
    <w:rPr>
      <w:rFonts w:ascii="Lucida Grande" w:hAnsi="Lucida Grande"/>
      <w:sz w:val="18"/>
      <w:szCs w:val="18"/>
    </w:rPr>
  </w:style>
  <w:style w:type="paragraph" w:styleId="Tabladeilustraciones">
    <w:name w:val="table of figures"/>
    <w:basedOn w:val="Normal"/>
    <w:next w:val="Normal"/>
    <w:rsid w:val="002D6F39"/>
    <w:pPr>
      <w:ind w:left="400" w:hanging="400"/>
    </w:pPr>
  </w:style>
  <w:style w:type="paragraph" w:customStyle="1" w:styleId="APALevel3">
    <w:name w:val="APA Level 3."/>
    <w:qFormat/>
    <w:rsid w:val="00865E6F"/>
    <w:pPr>
      <w:spacing w:before="240" w:after="240"/>
    </w:pPr>
    <w:rPr>
      <w:rFonts w:eastAsia="Times"/>
      <w:b/>
      <w:i/>
      <w:lang w:val="es-EC" w:eastAsia="es-ES_tradnl"/>
    </w:rPr>
  </w:style>
  <w:style w:type="paragraph" w:customStyle="1" w:styleId="APALevel1">
    <w:name w:val="APA Level 1"/>
    <w:link w:val="APALevel1Car"/>
    <w:qFormat/>
    <w:rsid w:val="0018532B"/>
    <w:pPr>
      <w:spacing w:before="240" w:after="480"/>
      <w:jc w:val="center"/>
    </w:pPr>
    <w:rPr>
      <w:rFonts w:eastAsia="Times"/>
      <w:b/>
      <w:bCs/>
      <w:lang w:val="es-EC" w:eastAsia="es-ES_tradnl"/>
    </w:rPr>
  </w:style>
  <w:style w:type="paragraph" w:customStyle="1" w:styleId="APALevel2">
    <w:name w:val="APA Level 2"/>
    <w:qFormat/>
    <w:rsid w:val="00865E6F"/>
    <w:pPr>
      <w:spacing w:before="360" w:after="240"/>
    </w:pPr>
    <w:rPr>
      <w:b/>
      <w:szCs w:val="32"/>
      <w:lang w:val="es-EC"/>
    </w:rPr>
  </w:style>
  <w:style w:type="paragraph" w:customStyle="1" w:styleId="APAGraphorFigure">
    <w:name w:val="APA Graph or Figure"/>
    <w:qFormat/>
    <w:rsid w:val="000D17D3"/>
    <w:pPr>
      <w:spacing w:before="240" w:after="240"/>
    </w:pPr>
    <w:rPr>
      <w:rFonts w:eastAsia="Times"/>
      <w:i/>
      <w:sz w:val="20"/>
      <w:lang w:eastAsia="es-ES_tradnl"/>
    </w:rPr>
  </w:style>
  <w:style w:type="paragraph" w:customStyle="1" w:styleId="APALevel4">
    <w:name w:val="APA Level 4"/>
    <w:autoRedefine/>
    <w:qFormat/>
    <w:rsid w:val="000D17D3"/>
    <w:pPr>
      <w:spacing w:before="240" w:after="240"/>
      <w:ind w:firstLine="706"/>
    </w:pPr>
    <w:rPr>
      <w:b/>
      <w:color w:val="000000"/>
      <w:lang w:val="es-ES" w:eastAsia="es-ES_tradnl"/>
    </w:rPr>
  </w:style>
  <w:style w:type="paragraph" w:customStyle="1" w:styleId="APALevel5">
    <w:name w:val="APA Level 5"/>
    <w:autoRedefine/>
    <w:qFormat/>
    <w:rsid w:val="0065525C"/>
    <w:pPr>
      <w:framePr w:hSpace="141" w:wrap="around" w:vAnchor="text" w:hAnchor="page" w:x="1630" w:y="68"/>
      <w:spacing w:before="240" w:after="240"/>
      <w:ind w:firstLine="706"/>
    </w:pPr>
    <w:rPr>
      <w:b/>
      <w:i/>
      <w:color w:val="000000"/>
      <w:lang w:eastAsia="es-ES_tradnl"/>
    </w:rPr>
  </w:style>
  <w:style w:type="paragraph" w:styleId="TDC1">
    <w:name w:val="toc 1"/>
    <w:aliases w:val="Tracey Table of Contents"/>
    <w:next w:val="Normal"/>
    <w:autoRedefine/>
    <w:uiPriority w:val="39"/>
    <w:qFormat/>
    <w:rsid w:val="00234554"/>
    <w:pPr>
      <w:spacing w:before="240" w:after="120"/>
    </w:pPr>
    <w:rPr>
      <w:rFonts w:asciiTheme="minorHAnsi" w:hAnsiTheme="minorHAnsi"/>
      <w:b/>
      <w:bCs/>
      <w:sz w:val="20"/>
      <w:szCs w:val="20"/>
    </w:rPr>
  </w:style>
  <w:style w:type="paragraph" w:styleId="Ttulo">
    <w:name w:val="Title"/>
    <w:autoRedefine/>
    <w:qFormat/>
    <w:rsid w:val="002D6F39"/>
    <w:pPr>
      <w:spacing w:before="240" w:after="240"/>
      <w:jc w:val="center"/>
    </w:pPr>
    <w:rPr>
      <w:rFonts w:eastAsia="Times"/>
      <w:caps/>
      <w:lang w:val="es-ES_tradnl" w:eastAsia="es-ES_tradnl"/>
    </w:rPr>
  </w:style>
  <w:style w:type="paragraph" w:styleId="Piedepgina">
    <w:name w:val="footer"/>
    <w:basedOn w:val="Normal"/>
    <w:autoRedefine/>
    <w:rsid w:val="002D6F39"/>
    <w:pPr>
      <w:tabs>
        <w:tab w:val="center" w:pos="4320"/>
        <w:tab w:val="right" w:pos="8640"/>
      </w:tabs>
      <w:spacing w:line="480" w:lineRule="auto"/>
      <w:ind w:firstLine="720"/>
    </w:pPr>
    <w:rPr>
      <w:i/>
      <w:sz w:val="18"/>
    </w:rPr>
  </w:style>
  <w:style w:type="paragraph" w:styleId="Textosinformato">
    <w:name w:val="Plain Text"/>
    <w:aliases w:val="centered"/>
    <w:basedOn w:val="Normal"/>
    <w:rsid w:val="00653334"/>
    <w:rPr>
      <w:rFonts w:ascii="Courier" w:hAnsi="Courier"/>
    </w:rPr>
  </w:style>
  <w:style w:type="paragraph" w:customStyle="1" w:styleId="Numberlist">
    <w:name w:val="Number list"/>
    <w:autoRedefine/>
    <w:rsid w:val="007C4B04"/>
    <w:pPr>
      <w:ind w:left="720"/>
    </w:pPr>
    <w:rPr>
      <w:szCs w:val="32"/>
    </w:rPr>
  </w:style>
  <w:style w:type="paragraph" w:customStyle="1" w:styleId="Tabletext">
    <w:name w:val="Table text"/>
    <w:basedOn w:val="Normal"/>
    <w:autoRedefine/>
    <w:rsid w:val="007C4B04"/>
    <w:pPr>
      <w:jc w:val="center"/>
    </w:pPr>
    <w:rPr>
      <w:sz w:val="20"/>
      <w:szCs w:val="32"/>
    </w:rPr>
  </w:style>
  <w:style w:type="paragraph" w:styleId="Textonotapie">
    <w:name w:val="footnote text"/>
    <w:basedOn w:val="Normal"/>
    <w:autoRedefine/>
    <w:rsid w:val="00491C65"/>
    <w:rPr>
      <w:rFonts w:eastAsia="Times"/>
      <w:sz w:val="18"/>
      <w:szCs w:val="20"/>
      <w:lang w:eastAsia="es-ES_tradnl"/>
    </w:rPr>
  </w:style>
  <w:style w:type="paragraph" w:styleId="Textoindependienteprimerasangra2">
    <w:name w:val="Body Text First Indent 2"/>
    <w:basedOn w:val="Normal"/>
    <w:rsid w:val="0016064B"/>
    <w:pPr>
      <w:spacing w:after="120"/>
      <w:ind w:left="360" w:firstLine="210"/>
    </w:pPr>
  </w:style>
  <w:style w:type="paragraph" w:customStyle="1" w:styleId="ReferencesAPAstyle">
    <w:name w:val="References APA style"/>
    <w:basedOn w:val="Normal"/>
    <w:autoRedefine/>
    <w:rsid w:val="00B527FB"/>
  </w:style>
  <w:style w:type="paragraph" w:customStyle="1" w:styleId="Tablasingle10point">
    <w:name w:val="Tabla single 10 point"/>
    <w:basedOn w:val="Normal"/>
    <w:autoRedefine/>
    <w:rsid w:val="00B527FB"/>
    <w:rPr>
      <w:sz w:val="20"/>
    </w:rPr>
  </w:style>
  <w:style w:type="paragraph" w:customStyle="1" w:styleId="APABodyText">
    <w:name w:val="APA Body Text"/>
    <w:basedOn w:val="Normal"/>
    <w:qFormat/>
    <w:rsid w:val="0016064B"/>
    <w:pPr>
      <w:spacing w:line="480" w:lineRule="auto"/>
      <w:ind w:firstLine="720"/>
    </w:pPr>
    <w:rPr>
      <w:szCs w:val="32"/>
    </w:rPr>
  </w:style>
  <w:style w:type="paragraph" w:styleId="Encabezado">
    <w:name w:val="header"/>
    <w:basedOn w:val="Normal"/>
    <w:rsid w:val="00245A4A"/>
    <w:pPr>
      <w:tabs>
        <w:tab w:val="center" w:pos="4320"/>
        <w:tab w:val="right" w:pos="8640"/>
      </w:tabs>
    </w:pPr>
  </w:style>
  <w:style w:type="character" w:styleId="Nmerodepgina">
    <w:name w:val="page number"/>
    <w:basedOn w:val="Fuentedeprrafopredeter"/>
    <w:rsid w:val="00245A4A"/>
  </w:style>
  <w:style w:type="character" w:styleId="Textoennegrita">
    <w:name w:val="Strong"/>
    <w:basedOn w:val="Fuentedeprrafopredeter"/>
    <w:qFormat/>
    <w:rsid w:val="00245A4A"/>
    <w:rPr>
      <w:b/>
    </w:rPr>
  </w:style>
  <w:style w:type="paragraph" w:customStyle="1" w:styleId="Indentedlongquotes">
    <w:name w:val="Indented long quotes"/>
    <w:next w:val="Textosinformato"/>
    <w:autoRedefine/>
    <w:rsid w:val="00245A4A"/>
    <w:pPr>
      <w:spacing w:line="480" w:lineRule="auto"/>
      <w:ind w:left="864"/>
    </w:pPr>
    <w:rPr>
      <w:rFonts w:eastAsia="Times"/>
      <w:lang w:val="es-ES_tradnl" w:eastAsia="es-ES_tradnl"/>
    </w:rPr>
  </w:style>
  <w:style w:type="character" w:styleId="Refdecomentario">
    <w:name w:val="annotation reference"/>
    <w:basedOn w:val="Fuentedeprrafopredeter"/>
    <w:semiHidden/>
    <w:rsid w:val="00245A4A"/>
    <w:rPr>
      <w:sz w:val="16"/>
      <w:szCs w:val="16"/>
    </w:rPr>
  </w:style>
  <w:style w:type="character" w:styleId="Hipervnculo">
    <w:name w:val="Hyperlink"/>
    <w:basedOn w:val="Fuentedeprrafopredeter"/>
    <w:uiPriority w:val="99"/>
    <w:rsid w:val="00245A4A"/>
    <w:rPr>
      <w:color w:val="0000FF"/>
      <w:u w:val="single"/>
    </w:rPr>
  </w:style>
  <w:style w:type="paragraph" w:styleId="TDC2">
    <w:name w:val="toc 2"/>
    <w:basedOn w:val="Normal"/>
    <w:next w:val="Normal"/>
    <w:autoRedefine/>
    <w:uiPriority w:val="39"/>
    <w:rsid w:val="00DC662A"/>
    <w:pPr>
      <w:spacing w:before="120"/>
      <w:ind w:left="240"/>
    </w:pPr>
    <w:rPr>
      <w:rFonts w:asciiTheme="minorHAnsi" w:hAnsiTheme="minorHAnsi"/>
      <w:i/>
      <w:iCs/>
      <w:sz w:val="20"/>
      <w:szCs w:val="20"/>
    </w:rPr>
  </w:style>
  <w:style w:type="paragraph" w:styleId="TDC3">
    <w:name w:val="toc 3"/>
    <w:basedOn w:val="Normal"/>
    <w:next w:val="Normal"/>
    <w:autoRedefine/>
    <w:uiPriority w:val="39"/>
    <w:rsid w:val="00245A4A"/>
    <w:pPr>
      <w:ind w:left="480"/>
    </w:pPr>
    <w:rPr>
      <w:rFonts w:asciiTheme="minorHAnsi" w:hAnsiTheme="minorHAnsi"/>
      <w:sz w:val="20"/>
      <w:szCs w:val="20"/>
    </w:rPr>
  </w:style>
  <w:style w:type="paragraph" w:styleId="TDC4">
    <w:name w:val="toc 4"/>
    <w:basedOn w:val="Normal"/>
    <w:next w:val="Normal"/>
    <w:autoRedefine/>
    <w:uiPriority w:val="39"/>
    <w:semiHidden/>
    <w:rsid w:val="00245A4A"/>
    <w:pPr>
      <w:ind w:left="720"/>
    </w:pPr>
    <w:rPr>
      <w:rFonts w:asciiTheme="minorHAnsi" w:hAnsiTheme="minorHAnsi"/>
      <w:sz w:val="20"/>
      <w:szCs w:val="20"/>
    </w:rPr>
  </w:style>
  <w:style w:type="paragraph" w:styleId="TDC5">
    <w:name w:val="toc 5"/>
    <w:basedOn w:val="Normal"/>
    <w:next w:val="Normal"/>
    <w:autoRedefine/>
    <w:uiPriority w:val="39"/>
    <w:semiHidden/>
    <w:rsid w:val="00245A4A"/>
    <w:pPr>
      <w:ind w:left="960"/>
    </w:pPr>
    <w:rPr>
      <w:rFonts w:asciiTheme="minorHAnsi" w:hAnsiTheme="minorHAnsi"/>
      <w:sz w:val="20"/>
      <w:szCs w:val="20"/>
    </w:rPr>
  </w:style>
  <w:style w:type="paragraph" w:styleId="TDC6">
    <w:name w:val="toc 6"/>
    <w:basedOn w:val="Normal"/>
    <w:next w:val="Normal"/>
    <w:autoRedefine/>
    <w:uiPriority w:val="39"/>
    <w:semiHidden/>
    <w:rsid w:val="00245A4A"/>
    <w:pPr>
      <w:ind w:left="1200"/>
    </w:pPr>
    <w:rPr>
      <w:rFonts w:asciiTheme="minorHAnsi" w:hAnsiTheme="minorHAnsi"/>
      <w:sz w:val="20"/>
      <w:szCs w:val="20"/>
    </w:rPr>
  </w:style>
  <w:style w:type="paragraph" w:styleId="TDC7">
    <w:name w:val="toc 7"/>
    <w:basedOn w:val="Normal"/>
    <w:next w:val="Normal"/>
    <w:autoRedefine/>
    <w:uiPriority w:val="39"/>
    <w:semiHidden/>
    <w:rsid w:val="00245A4A"/>
    <w:pPr>
      <w:ind w:left="1440"/>
    </w:pPr>
    <w:rPr>
      <w:rFonts w:asciiTheme="minorHAnsi" w:hAnsiTheme="minorHAnsi"/>
      <w:sz w:val="20"/>
      <w:szCs w:val="20"/>
    </w:rPr>
  </w:style>
  <w:style w:type="paragraph" w:styleId="TDC8">
    <w:name w:val="toc 8"/>
    <w:basedOn w:val="Normal"/>
    <w:next w:val="Normal"/>
    <w:autoRedefine/>
    <w:uiPriority w:val="39"/>
    <w:semiHidden/>
    <w:rsid w:val="00245A4A"/>
    <w:pPr>
      <w:ind w:left="1680"/>
    </w:pPr>
    <w:rPr>
      <w:rFonts w:asciiTheme="minorHAnsi" w:hAnsiTheme="minorHAnsi"/>
      <w:sz w:val="20"/>
      <w:szCs w:val="20"/>
    </w:rPr>
  </w:style>
  <w:style w:type="paragraph" w:styleId="TDC9">
    <w:name w:val="toc 9"/>
    <w:basedOn w:val="Normal"/>
    <w:next w:val="Normal"/>
    <w:autoRedefine/>
    <w:uiPriority w:val="39"/>
    <w:semiHidden/>
    <w:rsid w:val="00245A4A"/>
    <w:pPr>
      <w:ind w:left="1920"/>
    </w:pPr>
    <w:rPr>
      <w:rFonts w:asciiTheme="minorHAnsi" w:hAnsiTheme="minorHAnsi"/>
      <w:sz w:val="20"/>
      <w:szCs w:val="20"/>
    </w:rPr>
  </w:style>
  <w:style w:type="table" w:styleId="Tablaconcuadrcula">
    <w:name w:val="Table Grid"/>
    <w:basedOn w:val="Tablanormal"/>
    <w:uiPriority w:val="59"/>
    <w:rsid w:val="004D41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pie">
    <w:name w:val="footnote reference"/>
    <w:basedOn w:val="Fuentedeprrafopredeter"/>
    <w:semiHidden/>
    <w:rsid w:val="004D41BE"/>
    <w:rPr>
      <w:vertAlign w:val="superscript"/>
    </w:rPr>
  </w:style>
  <w:style w:type="paragraph" w:styleId="Textocomentario">
    <w:name w:val="annotation text"/>
    <w:basedOn w:val="Normal"/>
    <w:link w:val="TextocomentarioCar"/>
    <w:uiPriority w:val="99"/>
    <w:semiHidden/>
    <w:unhideWhenUsed/>
    <w:rsid w:val="009D0090"/>
    <w:rPr>
      <w:sz w:val="20"/>
      <w:szCs w:val="20"/>
    </w:rPr>
  </w:style>
  <w:style w:type="character" w:customStyle="1" w:styleId="TextocomentarioCar">
    <w:name w:val="Texto comentario Car"/>
    <w:basedOn w:val="Fuentedeprrafopredeter"/>
    <w:link w:val="Textocomentario"/>
    <w:uiPriority w:val="99"/>
    <w:semiHidden/>
    <w:rsid w:val="009D0090"/>
  </w:style>
  <w:style w:type="paragraph" w:styleId="Asuntodelcomentario">
    <w:name w:val="annotation subject"/>
    <w:basedOn w:val="Textocomentario"/>
    <w:next w:val="Textocomentario"/>
    <w:link w:val="AsuntodelcomentarioCar"/>
    <w:uiPriority w:val="99"/>
    <w:semiHidden/>
    <w:unhideWhenUsed/>
    <w:rsid w:val="009D0090"/>
    <w:rPr>
      <w:b/>
      <w:bCs/>
    </w:rPr>
  </w:style>
  <w:style w:type="character" w:customStyle="1" w:styleId="AsuntodelcomentarioCar">
    <w:name w:val="Asunto del comentario Car"/>
    <w:basedOn w:val="TextocomentarioCar"/>
    <w:link w:val="Asuntodelcomentario"/>
    <w:uiPriority w:val="99"/>
    <w:semiHidden/>
    <w:rsid w:val="009D0090"/>
    <w:rPr>
      <w:b/>
      <w:bCs/>
    </w:rPr>
  </w:style>
  <w:style w:type="character" w:customStyle="1" w:styleId="TextodegloboCar">
    <w:name w:val="Texto de globo Car"/>
    <w:basedOn w:val="Fuentedeprrafopredeter"/>
    <w:link w:val="Textodeglobo"/>
    <w:uiPriority w:val="99"/>
    <w:semiHidden/>
    <w:rsid w:val="009D0090"/>
    <w:rPr>
      <w:rFonts w:ascii="Tahoma" w:hAnsi="Tahoma" w:cs="Tahoma"/>
      <w:sz w:val="16"/>
      <w:szCs w:val="16"/>
    </w:rPr>
  </w:style>
  <w:style w:type="paragraph" w:customStyle="1" w:styleId="USFQAPAREFERENCIAS">
    <w:name w:val="USFQ APA REFERENCIAS"/>
    <w:basedOn w:val="Normal"/>
    <w:autoRedefine/>
    <w:rsid w:val="00290EF4"/>
    <w:pPr>
      <w:spacing w:after="240"/>
      <w:ind w:left="706" w:hanging="706"/>
    </w:pPr>
    <w:rPr>
      <w:bCs/>
    </w:rPr>
  </w:style>
  <w:style w:type="paragraph" w:customStyle="1" w:styleId="ReferencesAPA12pt">
    <w:name w:val="References APA 12 pt"/>
    <w:basedOn w:val="Normal"/>
    <w:autoRedefine/>
    <w:rsid w:val="00A2491C"/>
    <w:pPr>
      <w:spacing w:after="240"/>
      <w:ind w:left="720" w:hanging="720"/>
    </w:pPr>
  </w:style>
  <w:style w:type="character" w:customStyle="1" w:styleId="il">
    <w:name w:val="il"/>
    <w:basedOn w:val="Fuentedeprrafopredeter"/>
    <w:rsid w:val="00CA3635"/>
  </w:style>
  <w:style w:type="paragraph" w:styleId="NormalWeb">
    <w:name w:val="Normal (Web)"/>
    <w:basedOn w:val="Normal"/>
    <w:rsid w:val="00783FF9"/>
    <w:pPr>
      <w:spacing w:beforeLines="1" w:afterLines="1"/>
    </w:pPr>
    <w:rPr>
      <w:rFonts w:ascii="Times" w:hAnsi="Times"/>
      <w:sz w:val="20"/>
      <w:szCs w:val="20"/>
    </w:rPr>
  </w:style>
  <w:style w:type="character" w:customStyle="1" w:styleId="Ttulo4Car">
    <w:name w:val="Título 4 Car"/>
    <w:basedOn w:val="Fuentedeprrafopredeter"/>
    <w:link w:val="Ttulo4"/>
    <w:rsid w:val="001C718B"/>
    <w:rPr>
      <w:rFonts w:ascii="Cambria" w:eastAsia="Times New Roman" w:hAnsi="Cambria" w:cs="Times New Roman"/>
      <w:b/>
      <w:bCs/>
      <w:sz w:val="28"/>
      <w:szCs w:val="28"/>
    </w:rPr>
  </w:style>
  <w:style w:type="character" w:customStyle="1" w:styleId="Ttulo5Car">
    <w:name w:val="Título 5 Car"/>
    <w:basedOn w:val="Fuentedeprrafopredeter"/>
    <w:link w:val="Ttulo5"/>
    <w:rsid w:val="001C718B"/>
    <w:rPr>
      <w:rFonts w:ascii="Cambria" w:eastAsia="Times New Roman" w:hAnsi="Cambria" w:cs="Times New Roman"/>
      <w:b/>
      <w:bCs/>
      <w:i/>
      <w:iCs/>
      <w:sz w:val="26"/>
      <w:szCs w:val="26"/>
    </w:rPr>
  </w:style>
  <w:style w:type="character" w:customStyle="1" w:styleId="Ttulo6Car">
    <w:name w:val="Título 6 Car"/>
    <w:basedOn w:val="Fuentedeprrafopredeter"/>
    <w:link w:val="Ttulo6"/>
    <w:rsid w:val="001C718B"/>
    <w:rPr>
      <w:rFonts w:ascii="Cambria" w:eastAsia="Times New Roman" w:hAnsi="Cambria" w:cs="Times New Roman"/>
      <w:b/>
      <w:bCs/>
      <w:sz w:val="22"/>
      <w:szCs w:val="22"/>
    </w:rPr>
  </w:style>
  <w:style w:type="paragraph" w:customStyle="1" w:styleId="cartula2UDLA">
    <w:name w:val="carátula 2 UDLA"/>
    <w:basedOn w:val="Normal"/>
    <w:autoRedefine/>
    <w:qFormat/>
    <w:rsid w:val="002E4126"/>
    <w:pPr>
      <w:spacing w:before="240" w:after="240"/>
      <w:jc w:val="center"/>
    </w:pPr>
    <w:rPr>
      <w:b/>
      <w:sz w:val="36"/>
      <w:szCs w:val="36"/>
    </w:rPr>
  </w:style>
  <w:style w:type="paragraph" w:customStyle="1" w:styleId="Tesis1">
    <w:name w:val="Tesis 1"/>
    <w:basedOn w:val="APALevel1"/>
    <w:autoRedefine/>
    <w:qFormat/>
    <w:rsid w:val="00BB1F51"/>
    <w:rPr>
      <w:i/>
      <w:sz w:val="28"/>
    </w:rPr>
  </w:style>
  <w:style w:type="paragraph" w:customStyle="1" w:styleId="Tesistexto">
    <w:name w:val="Tesis texto"/>
    <w:basedOn w:val="APABodyText"/>
    <w:autoRedefine/>
    <w:qFormat/>
    <w:rsid w:val="00BB1F51"/>
    <w:pPr>
      <w:ind w:firstLine="706"/>
    </w:pPr>
  </w:style>
  <w:style w:type="paragraph" w:customStyle="1" w:styleId="USFQhojadeaprobacin">
    <w:name w:val="USFQ hoja de aprobación"/>
    <w:basedOn w:val="Normal"/>
    <w:autoRedefine/>
    <w:qFormat/>
    <w:rsid w:val="004664F5"/>
    <w:pPr>
      <w:spacing w:before="240" w:after="240"/>
      <w:jc w:val="center"/>
    </w:pPr>
    <w:rPr>
      <w:b/>
    </w:rPr>
  </w:style>
  <w:style w:type="character" w:styleId="AcrnimoHTML">
    <w:name w:val="HTML Acronym"/>
    <w:basedOn w:val="Fuentedeprrafopredeter"/>
    <w:rsid w:val="004664F5"/>
  </w:style>
  <w:style w:type="paragraph" w:customStyle="1" w:styleId="PORTADANOMBRES">
    <w:name w:val="PORTADA NOMBRES"/>
    <w:basedOn w:val="APALevel1"/>
    <w:qFormat/>
    <w:rsid w:val="004664F5"/>
    <w:rPr>
      <w:b w:val="0"/>
      <w:caps/>
    </w:rPr>
  </w:style>
  <w:style w:type="paragraph" w:customStyle="1" w:styleId="APAReferenciasUDLA">
    <w:name w:val="APA Referencias UDLA"/>
    <w:basedOn w:val="Normal"/>
    <w:autoRedefine/>
    <w:uiPriority w:val="99"/>
    <w:qFormat/>
    <w:rsid w:val="007136E9"/>
    <w:pPr>
      <w:spacing w:after="240"/>
      <w:ind w:left="720" w:hanging="720"/>
    </w:pPr>
    <w:rPr>
      <w:lang w:eastAsia="es-ES_tradnl"/>
    </w:rPr>
  </w:style>
  <w:style w:type="paragraph" w:customStyle="1" w:styleId="APAlongindentedquote">
    <w:name w:val="APA long indented quote"/>
    <w:basedOn w:val="APABodyText"/>
    <w:autoRedefine/>
    <w:qFormat/>
    <w:rsid w:val="00394771"/>
    <w:pPr>
      <w:spacing w:after="240"/>
      <w:ind w:left="720" w:firstLine="0"/>
    </w:pPr>
  </w:style>
  <w:style w:type="paragraph" w:customStyle="1" w:styleId="CartulaTesis">
    <w:name w:val="Carátula Tesis"/>
    <w:basedOn w:val="APALevel1"/>
    <w:link w:val="CartulaTesisCar"/>
    <w:qFormat/>
    <w:rsid w:val="000D7BB4"/>
    <w:pPr>
      <w:spacing w:after="360"/>
    </w:pPr>
    <w:rPr>
      <w:caps/>
    </w:rPr>
  </w:style>
  <w:style w:type="character" w:customStyle="1" w:styleId="APALevel1Car">
    <w:name w:val="APA Level 1 Car"/>
    <w:basedOn w:val="Fuentedeprrafopredeter"/>
    <w:link w:val="APALevel1"/>
    <w:rsid w:val="0018532B"/>
    <w:rPr>
      <w:rFonts w:eastAsia="Times"/>
      <w:b/>
      <w:bCs/>
      <w:lang w:val="es-EC" w:eastAsia="es-ES_tradnl"/>
    </w:rPr>
  </w:style>
  <w:style w:type="character" w:customStyle="1" w:styleId="CartulaTesisCar">
    <w:name w:val="Carátula Tesis Car"/>
    <w:basedOn w:val="APALevel1Car"/>
    <w:link w:val="CartulaTesis"/>
    <w:rsid w:val="000D7BB4"/>
    <w:rPr>
      <w:rFonts w:eastAsia="Times"/>
      <w:b/>
      <w:bCs/>
      <w:caps/>
      <w:lang w:val="es-ES" w:eastAsia="es-ES_tradnl"/>
    </w:rPr>
  </w:style>
  <w:style w:type="character" w:styleId="MquinadeescribirHTML">
    <w:name w:val="HTML Typewriter"/>
    <w:basedOn w:val="Fuentedeprrafopredeter"/>
    <w:rsid w:val="00612A66"/>
    <w:rPr>
      <w:rFonts w:ascii="Courier New" w:eastAsia="Times New Roman" w:hAnsi="Courier New" w:cs="Courier New"/>
      <w:sz w:val="20"/>
      <w:szCs w:val="20"/>
    </w:rPr>
  </w:style>
  <w:style w:type="paragraph" w:customStyle="1" w:styleId="USFQ-APABibTexto">
    <w:name w:val="USFQ-APA Bib Texto"/>
    <w:basedOn w:val="Normal"/>
    <w:autoRedefine/>
    <w:qFormat/>
    <w:rsid w:val="0016064B"/>
    <w:pPr>
      <w:spacing w:before="120" w:line="480" w:lineRule="auto"/>
      <w:ind w:firstLine="720"/>
    </w:pPr>
    <w:rPr>
      <w:lang w:val="es-EC"/>
    </w:rPr>
  </w:style>
  <w:style w:type="paragraph" w:customStyle="1" w:styleId="cartula1UDLA">
    <w:name w:val="carátula 1 UDLA"/>
    <w:basedOn w:val="Normal"/>
    <w:autoRedefine/>
    <w:qFormat/>
    <w:rsid w:val="005461D2"/>
    <w:pPr>
      <w:jc w:val="center"/>
    </w:pPr>
    <w:rPr>
      <w:b/>
      <w:color w:val="000000"/>
      <w:sz w:val="32"/>
      <w:szCs w:val="32"/>
    </w:rPr>
  </w:style>
  <w:style w:type="paragraph" w:customStyle="1" w:styleId="APATabla">
    <w:name w:val="APA Tabla"/>
    <w:basedOn w:val="APABodyText"/>
    <w:autoRedefine/>
    <w:qFormat/>
    <w:rsid w:val="000D17D3"/>
    <w:pPr>
      <w:spacing w:before="240" w:after="240" w:line="240" w:lineRule="auto"/>
      <w:ind w:firstLine="0"/>
    </w:pPr>
  </w:style>
  <w:style w:type="paragraph" w:customStyle="1" w:styleId="APATitlePage">
    <w:name w:val="APA Title Page"/>
    <w:basedOn w:val="cartula1UDLA"/>
    <w:autoRedefine/>
    <w:qFormat/>
    <w:rsid w:val="003E2DA7"/>
    <w:rPr>
      <w:sz w:val="24"/>
      <w:szCs w:val="24"/>
    </w:rPr>
  </w:style>
  <w:style w:type="paragraph" w:customStyle="1" w:styleId="APATableSource">
    <w:name w:val="APA Table Source"/>
    <w:basedOn w:val="Normal"/>
    <w:autoRedefine/>
    <w:qFormat/>
    <w:rsid w:val="005607CB"/>
    <w:rPr>
      <w:rFonts w:ascii="Arial" w:hAnsi="Arial"/>
      <w:sz w:val="22"/>
    </w:rPr>
  </w:style>
  <w:style w:type="paragraph" w:customStyle="1" w:styleId="Note">
    <w:name w:val="Note:"/>
    <w:basedOn w:val="APABodyText"/>
    <w:qFormat/>
    <w:rsid w:val="003C7F33"/>
    <w:pPr>
      <w:spacing w:line="360" w:lineRule="auto"/>
      <w:ind w:firstLine="0"/>
    </w:pPr>
    <w:rPr>
      <w:sz w:val="20"/>
    </w:rPr>
  </w:style>
  <w:style w:type="paragraph" w:customStyle="1" w:styleId="Note1">
    <w:name w:val="Note1"/>
    <w:basedOn w:val="APABodyText"/>
    <w:qFormat/>
    <w:rsid w:val="00B95545"/>
    <w:pPr>
      <w:spacing w:line="240" w:lineRule="auto"/>
      <w:ind w:firstLine="0"/>
    </w:pPr>
  </w:style>
  <w:style w:type="character" w:customStyle="1" w:styleId="Mencinsinresolver1">
    <w:name w:val="Mención sin resolver1"/>
    <w:basedOn w:val="Fuentedeprrafopredeter"/>
    <w:uiPriority w:val="99"/>
    <w:semiHidden/>
    <w:unhideWhenUsed/>
    <w:rsid w:val="00947ECE"/>
    <w:rPr>
      <w:color w:val="605E5C"/>
      <w:shd w:val="clear" w:color="auto" w:fill="E1DFDD"/>
    </w:rPr>
  </w:style>
  <w:style w:type="paragraph" w:styleId="TtuloTDC">
    <w:name w:val="TOC Heading"/>
    <w:basedOn w:val="Ttulo1"/>
    <w:next w:val="Normal"/>
    <w:uiPriority w:val="39"/>
    <w:unhideWhenUsed/>
    <w:qFormat/>
    <w:rsid w:val="00865E6F"/>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rPr>
  </w:style>
  <w:style w:type="character" w:styleId="Hipervnculovisitado">
    <w:name w:val="FollowedHyperlink"/>
    <w:basedOn w:val="Fuentedeprrafopredeter"/>
    <w:semiHidden/>
    <w:unhideWhenUsed/>
    <w:rsid w:val="00812BD6"/>
    <w:rPr>
      <w:color w:val="800080" w:themeColor="followedHyperlink"/>
      <w:u w:val="single"/>
    </w:rPr>
  </w:style>
  <w:style w:type="paragraph" w:styleId="Prrafodelista">
    <w:name w:val="List Paragraph"/>
    <w:basedOn w:val="Normal"/>
    <w:uiPriority w:val="34"/>
    <w:qFormat/>
    <w:rsid w:val="00E6319E"/>
    <w:pPr>
      <w:spacing w:after="160" w:line="259" w:lineRule="auto"/>
      <w:ind w:left="720"/>
      <w:contextualSpacing/>
    </w:pPr>
    <w:rPr>
      <w:rFonts w:asciiTheme="minorHAnsi" w:eastAsiaTheme="minorHAnsi" w:hAnsiTheme="minorHAnsi" w:cstheme="minorBidi"/>
      <w:kern w:val="2"/>
      <w:sz w:val="22"/>
      <w:szCs w:val="22"/>
      <w:lang w:val="es-EC"/>
      <w14:ligatures w14:val="standardContextual"/>
    </w:rPr>
  </w:style>
  <w:style w:type="character" w:customStyle="1" w:styleId="Ttulo7Car">
    <w:name w:val="Título 7 Car"/>
    <w:aliases w:val="APA 2 Car"/>
    <w:basedOn w:val="Fuentedeprrafopredeter"/>
    <w:link w:val="Ttulo7"/>
    <w:rsid w:val="004435EF"/>
    <w:rPr>
      <w:rFonts w:eastAsia="Times"/>
      <w:lang w:val="es-ES_tradnl" w:eastAsia="es-ES_tradnl"/>
    </w:rPr>
  </w:style>
  <w:style w:type="table" w:styleId="Tablanormal1">
    <w:name w:val="Plain Table 1"/>
    <w:basedOn w:val="Tablanormal"/>
    <w:rsid w:val="00F508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rsid w:val="00F508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rsid w:val="00F508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8F24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102">
      <w:bodyDiv w:val="1"/>
      <w:marLeft w:val="0"/>
      <w:marRight w:val="0"/>
      <w:marTop w:val="0"/>
      <w:marBottom w:val="0"/>
      <w:divBdr>
        <w:top w:val="none" w:sz="0" w:space="0" w:color="auto"/>
        <w:left w:val="none" w:sz="0" w:space="0" w:color="auto"/>
        <w:bottom w:val="none" w:sz="0" w:space="0" w:color="auto"/>
        <w:right w:val="none" w:sz="0" w:space="0" w:color="auto"/>
      </w:divBdr>
    </w:div>
    <w:div w:id="65303702">
      <w:bodyDiv w:val="1"/>
      <w:marLeft w:val="0"/>
      <w:marRight w:val="0"/>
      <w:marTop w:val="0"/>
      <w:marBottom w:val="0"/>
      <w:divBdr>
        <w:top w:val="none" w:sz="0" w:space="0" w:color="auto"/>
        <w:left w:val="none" w:sz="0" w:space="0" w:color="auto"/>
        <w:bottom w:val="none" w:sz="0" w:space="0" w:color="auto"/>
        <w:right w:val="none" w:sz="0" w:space="0" w:color="auto"/>
      </w:divBdr>
    </w:div>
    <w:div w:id="79454113">
      <w:bodyDiv w:val="1"/>
      <w:marLeft w:val="0"/>
      <w:marRight w:val="0"/>
      <w:marTop w:val="0"/>
      <w:marBottom w:val="0"/>
      <w:divBdr>
        <w:top w:val="none" w:sz="0" w:space="0" w:color="auto"/>
        <w:left w:val="none" w:sz="0" w:space="0" w:color="auto"/>
        <w:bottom w:val="none" w:sz="0" w:space="0" w:color="auto"/>
        <w:right w:val="none" w:sz="0" w:space="0" w:color="auto"/>
      </w:divBdr>
      <w:divsChild>
        <w:div w:id="87965577">
          <w:marLeft w:val="0"/>
          <w:marRight w:val="0"/>
          <w:marTop w:val="0"/>
          <w:marBottom w:val="0"/>
          <w:divBdr>
            <w:top w:val="none" w:sz="0" w:space="0" w:color="auto"/>
            <w:left w:val="none" w:sz="0" w:space="0" w:color="auto"/>
            <w:bottom w:val="none" w:sz="0" w:space="0" w:color="auto"/>
            <w:right w:val="none" w:sz="0" w:space="0" w:color="auto"/>
          </w:divBdr>
        </w:div>
        <w:div w:id="93936973">
          <w:marLeft w:val="0"/>
          <w:marRight w:val="0"/>
          <w:marTop w:val="0"/>
          <w:marBottom w:val="0"/>
          <w:divBdr>
            <w:top w:val="none" w:sz="0" w:space="0" w:color="auto"/>
            <w:left w:val="none" w:sz="0" w:space="0" w:color="auto"/>
            <w:bottom w:val="none" w:sz="0" w:space="0" w:color="auto"/>
            <w:right w:val="none" w:sz="0" w:space="0" w:color="auto"/>
          </w:divBdr>
        </w:div>
        <w:div w:id="106855701">
          <w:marLeft w:val="0"/>
          <w:marRight w:val="0"/>
          <w:marTop w:val="0"/>
          <w:marBottom w:val="0"/>
          <w:divBdr>
            <w:top w:val="none" w:sz="0" w:space="0" w:color="auto"/>
            <w:left w:val="none" w:sz="0" w:space="0" w:color="auto"/>
            <w:bottom w:val="none" w:sz="0" w:space="0" w:color="auto"/>
            <w:right w:val="none" w:sz="0" w:space="0" w:color="auto"/>
          </w:divBdr>
        </w:div>
        <w:div w:id="174345330">
          <w:marLeft w:val="0"/>
          <w:marRight w:val="0"/>
          <w:marTop w:val="0"/>
          <w:marBottom w:val="0"/>
          <w:divBdr>
            <w:top w:val="none" w:sz="0" w:space="0" w:color="auto"/>
            <w:left w:val="none" w:sz="0" w:space="0" w:color="auto"/>
            <w:bottom w:val="none" w:sz="0" w:space="0" w:color="auto"/>
            <w:right w:val="none" w:sz="0" w:space="0" w:color="auto"/>
          </w:divBdr>
        </w:div>
        <w:div w:id="219633140">
          <w:marLeft w:val="0"/>
          <w:marRight w:val="0"/>
          <w:marTop w:val="0"/>
          <w:marBottom w:val="0"/>
          <w:divBdr>
            <w:top w:val="none" w:sz="0" w:space="0" w:color="auto"/>
            <w:left w:val="none" w:sz="0" w:space="0" w:color="auto"/>
            <w:bottom w:val="none" w:sz="0" w:space="0" w:color="auto"/>
            <w:right w:val="none" w:sz="0" w:space="0" w:color="auto"/>
          </w:divBdr>
        </w:div>
        <w:div w:id="350881806">
          <w:marLeft w:val="0"/>
          <w:marRight w:val="0"/>
          <w:marTop w:val="0"/>
          <w:marBottom w:val="0"/>
          <w:divBdr>
            <w:top w:val="none" w:sz="0" w:space="0" w:color="auto"/>
            <w:left w:val="none" w:sz="0" w:space="0" w:color="auto"/>
            <w:bottom w:val="none" w:sz="0" w:space="0" w:color="auto"/>
            <w:right w:val="none" w:sz="0" w:space="0" w:color="auto"/>
          </w:divBdr>
        </w:div>
        <w:div w:id="448161615">
          <w:marLeft w:val="0"/>
          <w:marRight w:val="0"/>
          <w:marTop w:val="0"/>
          <w:marBottom w:val="0"/>
          <w:divBdr>
            <w:top w:val="none" w:sz="0" w:space="0" w:color="auto"/>
            <w:left w:val="none" w:sz="0" w:space="0" w:color="auto"/>
            <w:bottom w:val="none" w:sz="0" w:space="0" w:color="auto"/>
            <w:right w:val="none" w:sz="0" w:space="0" w:color="auto"/>
          </w:divBdr>
        </w:div>
        <w:div w:id="589240776">
          <w:marLeft w:val="0"/>
          <w:marRight w:val="0"/>
          <w:marTop w:val="0"/>
          <w:marBottom w:val="0"/>
          <w:divBdr>
            <w:top w:val="none" w:sz="0" w:space="0" w:color="auto"/>
            <w:left w:val="none" w:sz="0" w:space="0" w:color="auto"/>
            <w:bottom w:val="none" w:sz="0" w:space="0" w:color="auto"/>
            <w:right w:val="none" w:sz="0" w:space="0" w:color="auto"/>
          </w:divBdr>
        </w:div>
        <w:div w:id="732504689">
          <w:marLeft w:val="0"/>
          <w:marRight w:val="0"/>
          <w:marTop w:val="0"/>
          <w:marBottom w:val="0"/>
          <w:divBdr>
            <w:top w:val="none" w:sz="0" w:space="0" w:color="auto"/>
            <w:left w:val="none" w:sz="0" w:space="0" w:color="auto"/>
            <w:bottom w:val="none" w:sz="0" w:space="0" w:color="auto"/>
            <w:right w:val="none" w:sz="0" w:space="0" w:color="auto"/>
          </w:divBdr>
        </w:div>
        <w:div w:id="828713736">
          <w:marLeft w:val="0"/>
          <w:marRight w:val="0"/>
          <w:marTop w:val="0"/>
          <w:marBottom w:val="0"/>
          <w:divBdr>
            <w:top w:val="none" w:sz="0" w:space="0" w:color="auto"/>
            <w:left w:val="none" w:sz="0" w:space="0" w:color="auto"/>
            <w:bottom w:val="none" w:sz="0" w:space="0" w:color="auto"/>
            <w:right w:val="none" w:sz="0" w:space="0" w:color="auto"/>
          </w:divBdr>
        </w:div>
        <w:div w:id="838664307">
          <w:marLeft w:val="0"/>
          <w:marRight w:val="0"/>
          <w:marTop w:val="0"/>
          <w:marBottom w:val="0"/>
          <w:divBdr>
            <w:top w:val="none" w:sz="0" w:space="0" w:color="auto"/>
            <w:left w:val="none" w:sz="0" w:space="0" w:color="auto"/>
            <w:bottom w:val="none" w:sz="0" w:space="0" w:color="auto"/>
            <w:right w:val="none" w:sz="0" w:space="0" w:color="auto"/>
          </w:divBdr>
        </w:div>
        <w:div w:id="876238280">
          <w:marLeft w:val="0"/>
          <w:marRight w:val="0"/>
          <w:marTop w:val="0"/>
          <w:marBottom w:val="0"/>
          <w:divBdr>
            <w:top w:val="none" w:sz="0" w:space="0" w:color="auto"/>
            <w:left w:val="none" w:sz="0" w:space="0" w:color="auto"/>
            <w:bottom w:val="none" w:sz="0" w:space="0" w:color="auto"/>
            <w:right w:val="none" w:sz="0" w:space="0" w:color="auto"/>
          </w:divBdr>
        </w:div>
        <w:div w:id="961036403">
          <w:marLeft w:val="0"/>
          <w:marRight w:val="0"/>
          <w:marTop w:val="0"/>
          <w:marBottom w:val="0"/>
          <w:divBdr>
            <w:top w:val="none" w:sz="0" w:space="0" w:color="auto"/>
            <w:left w:val="none" w:sz="0" w:space="0" w:color="auto"/>
            <w:bottom w:val="none" w:sz="0" w:space="0" w:color="auto"/>
            <w:right w:val="none" w:sz="0" w:space="0" w:color="auto"/>
          </w:divBdr>
        </w:div>
        <w:div w:id="1013070196">
          <w:marLeft w:val="0"/>
          <w:marRight w:val="0"/>
          <w:marTop w:val="0"/>
          <w:marBottom w:val="0"/>
          <w:divBdr>
            <w:top w:val="none" w:sz="0" w:space="0" w:color="auto"/>
            <w:left w:val="none" w:sz="0" w:space="0" w:color="auto"/>
            <w:bottom w:val="none" w:sz="0" w:space="0" w:color="auto"/>
            <w:right w:val="none" w:sz="0" w:space="0" w:color="auto"/>
          </w:divBdr>
        </w:div>
        <w:div w:id="1160921898">
          <w:marLeft w:val="0"/>
          <w:marRight w:val="0"/>
          <w:marTop w:val="0"/>
          <w:marBottom w:val="0"/>
          <w:divBdr>
            <w:top w:val="none" w:sz="0" w:space="0" w:color="auto"/>
            <w:left w:val="none" w:sz="0" w:space="0" w:color="auto"/>
            <w:bottom w:val="none" w:sz="0" w:space="0" w:color="auto"/>
            <w:right w:val="none" w:sz="0" w:space="0" w:color="auto"/>
          </w:divBdr>
        </w:div>
        <w:div w:id="1200825022">
          <w:marLeft w:val="0"/>
          <w:marRight w:val="0"/>
          <w:marTop w:val="0"/>
          <w:marBottom w:val="0"/>
          <w:divBdr>
            <w:top w:val="none" w:sz="0" w:space="0" w:color="auto"/>
            <w:left w:val="none" w:sz="0" w:space="0" w:color="auto"/>
            <w:bottom w:val="none" w:sz="0" w:space="0" w:color="auto"/>
            <w:right w:val="none" w:sz="0" w:space="0" w:color="auto"/>
          </w:divBdr>
        </w:div>
        <w:div w:id="1251811429">
          <w:marLeft w:val="0"/>
          <w:marRight w:val="0"/>
          <w:marTop w:val="0"/>
          <w:marBottom w:val="0"/>
          <w:divBdr>
            <w:top w:val="none" w:sz="0" w:space="0" w:color="auto"/>
            <w:left w:val="none" w:sz="0" w:space="0" w:color="auto"/>
            <w:bottom w:val="none" w:sz="0" w:space="0" w:color="auto"/>
            <w:right w:val="none" w:sz="0" w:space="0" w:color="auto"/>
          </w:divBdr>
        </w:div>
        <w:div w:id="1480415889">
          <w:marLeft w:val="0"/>
          <w:marRight w:val="0"/>
          <w:marTop w:val="0"/>
          <w:marBottom w:val="0"/>
          <w:divBdr>
            <w:top w:val="none" w:sz="0" w:space="0" w:color="auto"/>
            <w:left w:val="none" w:sz="0" w:space="0" w:color="auto"/>
            <w:bottom w:val="none" w:sz="0" w:space="0" w:color="auto"/>
            <w:right w:val="none" w:sz="0" w:space="0" w:color="auto"/>
          </w:divBdr>
        </w:div>
        <w:div w:id="1708485291">
          <w:marLeft w:val="0"/>
          <w:marRight w:val="0"/>
          <w:marTop w:val="0"/>
          <w:marBottom w:val="0"/>
          <w:divBdr>
            <w:top w:val="none" w:sz="0" w:space="0" w:color="auto"/>
            <w:left w:val="none" w:sz="0" w:space="0" w:color="auto"/>
            <w:bottom w:val="none" w:sz="0" w:space="0" w:color="auto"/>
            <w:right w:val="none" w:sz="0" w:space="0" w:color="auto"/>
          </w:divBdr>
        </w:div>
        <w:div w:id="1936667423">
          <w:marLeft w:val="0"/>
          <w:marRight w:val="0"/>
          <w:marTop w:val="0"/>
          <w:marBottom w:val="0"/>
          <w:divBdr>
            <w:top w:val="none" w:sz="0" w:space="0" w:color="auto"/>
            <w:left w:val="none" w:sz="0" w:space="0" w:color="auto"/>
            <w:bottom w:val="none" w:sz="0" w:space="0" w:color="auto"/>
            <w:right w:val="none" w:sz="0" w:space="0" w:color="auto"/>
          </w:divBdr>
        </w:div>
        <w:div w:id="1953976476">
          <w:marLeft w:val="0"/>
          <w:marRight w:val="0"/>
          <w:marTop w:val="0"/>
          <w:marBottom w:val="0"/>
          <w:divBdr>
            <w:top w:val="none" w:sz="0" w:space="0" w:color="auto"/>
            <w:left w:val="none" w:sz="0" w:space="0" w:color="auto"/>
            <w:bottom w:val="none" w:sz="0" w:space="0" w:color="auto"/>
            <w:right w:val="none" w:sz="0" w:space="0" w:color="auto"/>
          </w:divBdr>
        </w:div>
        <w:div w:id="2035111747">
          <w:marLeft w:val="0"/>
          <w:marRight w:val="0"/>
          <w:marTop w:val="0"/>
          <w:marBottom w:val="0"/>
          <w:divBdr>
            <w:top w:val="none" w:sz="0" w:space="0" w:color="auto"/>
            <w:left w:val="none" w:sz="0" w:space="0" w:color="auto"/>
            <w:bottom w:val="none" w:sz="0" w:space="0" w:color="auto"/>
            <w:right w:val="none" w:sz="0" w:space="0" w:color="auto"/>
          </w:divBdr>
        </w:div>
      </w:divsChild>
    </w:div>
    <w:div w:id="224874387">
      <w:bodyDiv w:val="1"/>
      <w:marLeft w:val="0"/>
      <w:marRight w:val="0"/>
      <w:marTop w:val="0"/>
      <w:marBottom w:val="0"/>
      <w:divBdr>
        <w:top w:val="none" w:sz="0" w:space="0" w:color="auto"/>
        <w:left w:val="none" w:sz="0" w:space="0" w:color="auto"/>
        <w:bottom w:val="none" w:sz="0" w:space="0" w:color="auto"/>
        <w:right w:val="none" w:sz="0" w:space="0" w:color="auto"/>
      </w:divBdr>
    </w:div>
    <w:div w:id="227955408">
      <w:bodyDiv w:val="1"/>
      <w:marLeft w:val="0"/>
      <w:marRight w:val="0"/>
      <w:marTop w:val="0"/>
      <w:marBottom w:val="0"/>
      <w:divBdr>
        <w:top w:val="none" w:sz="0" w:space="0" w:color="auto"/>
        <w:left w:val="none" w:sz="0" w:space="0" w:color="auto"/>
        <w:bottom w:val="none" w:sz="0" w:space="0" w:color="auto"/>
        <w:right w:val="none" w:sz="0" w:space="0" w:color="auto"/>
      </w:divBdr>
    </w:div>
    <w:div w:id="255408825">
      <w:bodyDiv w:val="1"/>
      <w:marLeft w:val="0"/>
      <w:marRight w:val="0"/>
      <w:marTop w:val="0"/>
      <w:marBottom w:val="0"/>
      <w:divBdr>
        <w:top w:val="none" w:sz="0" w:space="0" w:color="auto"/>
        <w:left w:val="none" w:sz="0" w:space="0" w:color="auto"/>
        <w:bottom w:val="none" w:sz="0" w:space="0" w:color="auto"/>
        <w:right w:val="none" w:sz="0" w:space="0" w:color="auto"/>
      </w:divBdr>
    </w:div>
    <w:div w:id="323826297">
      <w:bodyDiv w:val="1"/>
      <w:marLeft w:val="0"/>
      <w:marRight w:val="0"/>
      <w:marTop w:val="0"/>
      <w:marBottom w:val="0"/>
      <w:divBdr>
        <w:top w:val="none" w:sz="0" w:space="0" w:color="auto"/>
        <w:left w:val="none" w:sz="0" w:space="0" w:color="auto"/>
        <w:bottom w:val="none" w:sz="0" w:space="0" w:color="auto"/>
        <w:right w:val="none" w:sz="0" w:space="0" w:color="auto"/>
      </w:divBdr>
    </w:div>
    <w:div w:id="373846144">
      <w:bodyDiv w:val="1"/>
      <w:marLeft w:val="0"/>
      <w:marRight w:val="0"/>
      <w:marTop w:val="0"/>
      <w:marBottom w:val="0"/>
      <w:divBdr>
        <w:top w:val="none" w:sz="0" w:space="0" w:color="auto"/>
        <w:left w:val="none" w:sz="0" w:space="0" w:color="auto"/>
        <w:bottom w:val="none" w:sz="0" w:space="0" w:color="auto"/>
        <w:right w:val="none" w:sz="0" w:space="0" w:color="auto"/>
      </w:divBdr>
    </w:div>
    <w:div w:id="379789917">
      <w:bodyDiv w:val="1"/>
      <w:marLeft w:val="0"/>
      <w:marRight w:val="0"/>
      <w:marTop w:val="0"/>
      <w:marBottom w:val="0"/>
      <w:divBdr>
        <w:top w:val="none" w:sz="0" w:space="0" w:color="auto"/>
        <w:left w:val="none" w:sz="0" w:space="0" w:color="auto"/>
        <w:bottom w:val="none" w:sz="0" w:space="0" w:color="auto"/>
        <w:right w:val="none" w:sz="0" w:space="0" w:color="auto"/>
      </w:divBdr>
    </w:div>
    <w:div w:id="470052820">
      <w:bodyDiv w:val="1"/>
      <w:marLeft w:val="0"/>
      <w:marRight w:val="0"/>
      <w:marTop w:val="0"/>
      <w:marBottom w:val="0"/>
      <w:divBdr>
        <w:top w:val="none" w:sz="0" w:space="0" w:color="auto"/>
        <w:left w:val="none" w:sz="0" w:space="0" w:color="auto"/>
        <w:bottom w:val="none" w:sz="0" w:space="0" w:color="auto"/>
        <w:right w:val="none" w:sz="0" w:space="0" w:color="auto"/>
      </w:divBdr>
    </w:div>
    <w:div w:id="487670724">
      <w:bodyDiv w:val="1"/>
      <w:marLeft w:val="0"/>
      <w:marRight w:val="0"/>
      <w:marTop w:val="0"/>
      <w:marBottom w:val="0"/>
      <w:divBdr>
        <w:top w:val="none" w:sz="0" w:space="0" w:color="auto"/>
        <w:left w:val="none" w:sz="0" w:space="0" w:color="auto"/>
        <w:bottom w:val="none" w:sz="0" w:space="0" w:color="auto"/>
        <w:right w:val="none" w:sz="0" w:space="0" w:color="auto"/>
      </w:divBdr>
    </w:div>
    <w:div w:id="584073960">
      <w:bodyDiv w:val="1"/>
      <w:marLeft w:val="0"/>
      <w:marRight w:val="0"/>
      <w:marTop w:val="0"/>
      <w:marBottom w:val="0"/>
      <w:divBdr>
        <w:top w:val="none" w:sz="0" w:space="0" w:color="auto"/>
        <w:left w:val="none" w:sz="0" w:space="0" w:color="auto"/>
        <w:bottom w:val="none" w:sz="0" w:space="0" w:color="auto"/>
        <w:right w:val="none" w:sz="0" w:space="0" w:color="auto"/>
      </w:divBdr>
    </w:div>
    <w:div w:id="669916157">
      <w:bodyDiv w:val="1"/>
      <w:marLeft w:val="0"/>
      <w:marRight w:val="0"/>
      <w:marTop w:val="0"/>
      <w:marBottom w:val="0"/>
      <w:divBdr>
        <w:top w:val="none" w:sz="0" w:space="0" w:color="auto"/>
        <w:left w:val="none" w:sz="0" w:space="0" w:color="auto"/>
        <w:bottom w:val="none" w:sz="0" w:space="0" w:color="auto"/>
        <w:right w:val="none" w:sz="0" w:space="0" w:color="auto"/>
      </w:divBdr>
    </w:div>
    <w:div w:id="753433719">
      <w:bodyDiv w:val="1"/>
      <w:marLeft w:val="0"/>
      <w:marRight w:val="0"/>
      <w:marTop w:val="0"/>
      <w:marBottom w:val="0"/>
      <w:divBdr>
        <w:top w:val="none" w:sz="0" w:space="0" w:color="auto"/>
        <w:left w:val="none" w:sz="0" w:space="0" w:color="auto"/>
        <w:bottom w:val="none" w:sz="0" w:space="0" w:color="auto"/>
        <w:right w:val="none" w:sz="0" w:space="0" w:color="auto"/>
      </w:divBdr>
    </w:div>
    <w:div w:id="806164504">
      <w:bodyDiv w:val="1"/>
      <w:marLeft w:val="0"/>
      <w:marRight w:val="0"/>
      <w:marTop w:val="0"/>
      <w:marBottom w:val="0"/>
      <w:divBdr>
        <w:top w:val="none" w:sz="0" w:space="0" w:color="auto"/>
        <w:left w:val="none" w:sz="0" w:space="0" w:color="auto"/>
        <w:bottom w:val="none" w:sz="0" w:space="0" w:color="auto"/>
        <w:right w:val="none" w:sz="0" w:space="0" w:color="auto"/>
      </w:divBdr>
    </w:div>
    <w:div w:id="899632768">
      <w:bodyDiv w:val="1"/>
      <w:marLeft w:val="0"/>
      <w:marRight w:val="0"/>
      <w:marTop w:val="0"/>
      <w:marBottom w:val="0"/>
      <w:divBdr>
        <w:top w:val="none" w:sz="0" w:space="0" w:color="auto"/>
        <w:left w:val="none" w:sz="0" w:space="0" w:color="auto"/>
        <w:bottom w:val="none" w:sz="0" w:space="0" w:color="auto"/>
        <w:right w:val="none" w:sz="0" w:space="0" w:color="auto"/>
      </w:divBdr>
    </w:div>
    <w:div w:id="1015572287">
      <w:bodyDiv w:val="1"/>
      <w:marLeft w:val="0"/>
      <w:marRight w:val="0"/>
      <w:marTop w:val="0"/>
      <w:marBottom w:val="0"/>
      <w:divBdr>
        <w:top w:val="none" w:sz="0" w:space="0" w:color="auto"/>
        <w:left w:val="none" w:sz="0" w:space="0" w:color="auto"/>
        <w:bottom w:val="none" w:sz="0" w:space="0" w:color="auto"/>
        <w:right w:val="none" w:sz="0" w:space="0" w:color="auto"/>
      </w:divBdr>
    </w:div>
    <w:div w:id="1040008386">
      <w:bodyDiv w:val="1"/>
      <w:marLeft w:val="0"/>
      <w:marRight w:val="0"/>
      <w:marTop w:val="0"/>
      <w:marBottom w:val="0"/>
      <w:divBdr>
        <w:top w:val="none" w:sz="0" w:space="0" w:color="auto"/>
        <w:left w:val="none" w:sz="0" w:space="0" w:color="auto"/>
        <w:bottom w:val="none" w:sz="0" w:space="0" w:color="auto"/>
        <w:right w:val="none" w:sz="0" w:space="0" w:color="auto"/>
      </w:divBdr>
    </w:div>
    <w:div w:id="1090858591">
      <w:bodyDiv w:val="1"/>
      <w:marLeft w:val="0"/>
      <w:marRight w:val="0"/>
      <w:marTop w:val="0"/>
      <w:marBottom w:val="0"/>
      <w:divBdr>
        <w:top w:val="none" w:sz="0" w:space="0" w:color="auto"/>
        <w:left w:val="none" w:sz="0" w:space="0" w:color="auto"/>
        <w:bottom w:val="none" w:sz="0" w:space="0" w:color="auto"/>
        <w:right w:val="none" w:sz="0" w:space="0" w:color="auto"/>
      </w:divBdr>
    </w:div>
    <w:div w:id="1119759877">
      <w:bodyDiv w:val="1"/>
      <w:marLeft w:val="0"/>
      <w:marRight w:val="0"/>
      <w:marTop w:val="0"/>
      <w:marBottom w:val="0"/>
      <w:divBdr>
        <w:top w:val="none" w:sz="0" w:space="0" w:color="auto"/>
        <w:left w:val="none" w:sz="0" w:space="0" w:color="auto"/>
        <w:bottom w:val="none" w:sz="0" w:space="0" w:color="auto"/>
        <w:right w:val="none" w:sz="0" w:space="0" w:color="auto"/>
      </w:divBdr>
    </w:div>
    <w:div w:id="1158226326">
      <w:bodyDiv w:val="1"/>
      <w:marLeft w:val="0"/>
      <w:marRight w:val="0"/>
      <w:marTop w:val="0"/>
      <w:marBottom w:val="0"/>
      <w:divBdr>
        <w:top w:val="none" w:sz="0" w:space="0" w:color="auto"/>
        <w:left w:val="none" w:sz="0" w:space="0" w:color="auto"/>
        <w:bottom w:val="none" w:sz="0" w:space="0" w:color="auto"/>
        <w:right w:val="none" w:sz="0" w:space="0" w:color="auto"/>
      </w:divBdr>
    </w:div>
    <w:div w:id="1183202348">
      <w:bodyDiv w:val="1"/>
      <w:marLeft w:val="0"/>
      <w:marRight w:val="0"/>
      <w:marTop w:val="0"/>
      <w:marBottom w:val="0"/>
      <w:divBdr>
        <w:top w:val="none" w:sz="0" w:space="0" w:color="auto"/>
        <w:left w:val="none" w:sz="0" w:space="0" w:color="auto"/>
        <w:bottom w:val="none" w:sz="0" w:space="0" w:color="auto"/>
        <w:right w:val="none" w:sz="0" w:space="0" w:color="auto"/>
      </w:divBdr>
    </w:div>
    <w:div w:id="1186746389">
      <w:bodyDiv w:val="1"/>
      <w:marLeft w:val="0"/>
      <w:marRight w:val="0"/>
      <w:marTop w:val="0"/>
      <w:marBottom w:val="0"/>
      <w:divBdr>
        <w:top w:val="none" w:sz="0" w:space="0" w:color="auto"/>
        <w:left w:val="none" w:sz="0" w:space="0" w:color="auto"/>
        <w:bottom w:val="none" w:sz="0" w:space="0" w:color="auto"/>
        <w:right w:val="none" w:sz="0" w:space="0" w:color="auto"/>
      </w:divBdr>
    </w:div>
    <w:div w:id="1214341930">
      <w:bodyDiv w:val="1"/>
      <w:marLeft w:val="0"/>
      <w:marRight w:val="0"/>
      <w:marTop w:val="0"/>
      <w:marBottom w:val="0"/>
      <w:divBdr>
        <w:top w:val="none" w:sz="0" w:space="0" w:color="auto"/>
        <w:left w:val="none" w:sz="0" w:space="0" w:color="auto"/>
        <w:bottom w:val="none" w:sz="0" w:space="0" w:color="auto"/>
        <w:right w:val="none" w:sz="0" w:space="0" w:color="auto"/>
      </w:divBdr>
      <w:divsChild>
        <w:div w:id="56362656">
          <w:marLeft w:val="0"/>
          <w:marRight w:val="0"/>
          <w:marTop w:val="0"/>
          <w:marBottom w:val="0"/>
          <w:divBdr>
            <w:top w:val="none" w:sz="0" w:space="0" w:color="auto"/>
            <w:left w:val="none" w:sz="0" w:space="0" w:color="auto"/>
            <w:bottom w:val="none" w:sz="0" w:space="0" w:color="auto"/>
            <w:right w:val="none" w:sz="0" w:space="0" w:color="auto"/>
          </w:divBdr>
        </w:div>
        <w:div w:id="96604198">
          <w:marLeft w:val="0"/>
          <w:marRight w:val="0"/>
          <w:marTop w:val="0"/>
          <w:marBottom w:val="0"/>
          <w:divBdr>
            <w:top w:val="none" w:sz="0" w:space="0" w:color="auto"/>
            <w:left w:val="none" w:sz="0" w:space="0" w:color="auto"/>
            <w:bottom w:val="none" w:sz="0" w:space="0" w:color="auto"/>
            <w:right w:val="none" w:sz="0" w:space="0" w:color="auto"/>
          </w:divBdr>
        </w:div>
        <w:div w:id="248540196">
          <w:marLeft w:val="0"/>
          <w:marRight w:val="0"/>
          <w:marTop w:val="0"/>
          <w:marBottom w:val="0"/>
          <w:divBdr>
            <w:top w:val="none" w:sz="0" w:space="0" w:color="auto"/>
            <w:left w:val="none" w:sz="0" w:space="0" w:color="auto"/>
            <w:bottom w:val="none" w:sz="0" w:space="0" w:color="auto"/>
            <w:right w:val="none" w:sz="0" w:space="0" w:color="auto"/>
          </w:divBdr>
        </w:div>
        <w:div w:id="344328781">
          <w:marLeft w:val="0"/>
          <w:marRight w:val="0"/>
          <w:marTop w:val="0"/>
          <w:marBottom w:val="0"/>
          <w:divBdr>
            <w:top w:val="none" w:sz="0" w:space="0" w:color="auto"/>
            <w:left w:val="none" w:sz="0" w:space="0" w:color="auto"/>
            <w:bottom w:val="none" w:sz="0" w:space="0" w:color="auto"/>
            <w:right w:val="none" w:sz="0" w:space="0" w:color="auto"/>
          </w:divBdr>
        </w:div>
        <w:div w:id="365761047">
          <w:marLeft w:val="0"/>
          <w:marRight w:val="0"/>
          <w:marTop w:val="0"/>
          <w:marBottom w:val="0"/>
          <w:divBdr>
            <w:top w:val="none" w:sz="0" w:space="0" w:color="auto"/>
            <w:left w:val="none" w:sz="0" w:space="0" w:color="auto"/>
            <w:bottom w:val="none" w:sz="0" w:space="0" w:color="auto"/>
            <w:right w:val="none" w:sz="0" w:space="0" w:color="auto"/>
          </w:divBdr>
        </w:div>
        <w:div w:id="418983651">
          <w:marLeft w:val="0"/>
          <w:marRight w:val="0"/>
          <w:marTop w:val="0"/>
          <w:marBottom w:val="0"/>
          <w:divBdr>
            <w:top w:val="none" w:sz="0" w:space="0" w:color="auto"/>
            <w:left w:val="none" w:sz="0" w:space="0" w:color="auto"/>
            <w:bottom w:val="none" w:sz="0" w:space="0" w:color="auto"/>
            <w:right w:val="none" w:sz="0" w:space="0" w:color="auto"/>
          </w:divBdr>
        </w:div>
        <w:div w:id="603541290">
          <w:marLeft w:val="0"/>
          <w:marRight w:val="0"/>
          <w:marTop w:val="0"/>
          <w:marBottom w:val="0"/>
          <w:divBdr>
            <w:top w:val="none" w:sz="0" w:space="0" w:color="auto"/>
            <w:left w:val="none" w:sz="0" w:space="0" w:color="auto"/>
            <w:bottom w:val="none" w:sz="0" w:space="0" w:color="auto"/>
            <w:right w:val="none" w:sz="0" w:space="0" w:color="auto"/>
          </w:divBdr>
        </w:div>
        <w:div w:id="633022725">
          <w:marLeft w:val="0"/>
          <w:marRight w:val="0"/>
          <w:marTop w:val="0"/>
          <w:marBottom w:val="0"/>
          <w:divBdr>
            <w:top w:val="none" w:sz="0" w:space="0" w:color="auto"/>
            <w:left w:val="none" w:sz="0" w:space="0" w:color="auto"/>
            <w:bottom w:val="none" w:sz="0" w:space="0" w:color="auto"/>
            <w:right w:val="none" w:sz="0" w:space="0" w:color="auto"/>
          </w:divBdr>
        </w:div>
        <w:div w:id="695891337">
          <w:marLeft w:val="0"/>
          <w:marRight w:val="0"/>
          <w:marTop w:val="0"/>
          <w:marBottom w:val="0"/>
          <w:divBdr>
            <w:top w:val="none" w:sz="0" w:space="0" w:color="auto"/>
            <w:left w:val="none" w:sz="0" w:space="0" w:color="auto"/>
            <w:bottom w:val="none" w:sz="0" w:space="0" w:color="auto"/>
            <w:right w:val="none" w:sz="0" w:space="0" w:color="auto"/>
          </w:divBdr>
        </w:div>
        <w:div w:id="700059678">
          <w:marLeft w:val="0"/>
          <w:marRight w:val="0"/>
          <w:marTop w:val="0"/>
          <w:marBottom w:val="0"/>
          <w:divBdr>
            <w:top w:val="none" w:sz="0" w:space="0" w:color="auto"/>
            <w:left w:val="none" w:sz="0" w:space="0" w:color="auto"/>
            <w:bottom w:val="none" w:sz="0" w:space="0" w:color="auto"/>
            <w:right w:val="none" w:sz="0" w:space="0" w:color="auto"/>
          </w:divBdr>
        </w:div>
        <w:div w:id="863791226">
          <w:marLeft w:val="0"/>
          <w:marRight w:val="0"/>
          <w:marTop w:val="0"/>
          <w:marBottom w:val="0"/>
          <w:divBdr>
            <w:top w:val="none" w:sz="0" w:space="0" w:color="auto"/>
            <w:left w:val="none" w:sz="0" w:space="0" w:color="auto"/>
            <w:bottom w:val="none" w:sz="0" w:space="0" w:color="auto"/>
            <w:right w:val="none" w:sz="0" w:space="0" w:color="auto"/>
          </w:divBdr>
        </w:div>
        <w:div w:id="1019351659">
          <w:marLeft w:val="0"/>
          <w:marRight w:val="0"/>
          <w:marTop w:val="0"/>
          <w:marBottom w:val="0"/>
          <w:divBdr>
            <w:top w:val="none" w:sz="0" w:space="0" w:color="auto"/>
            <w:left w:val="none" w:sz="0" w:space="0" w:color="auto"/>
            <w:bottom w:val="none" w:sz="0" w:space="0" w:color="auto"/>
            <w:right w:val="none" w:sz="0" w:space="0" w:color="auto"/>
          </w:divBdr>
        </w:div>
        <w:div w:id="1084306256">
          <w:marLeft w:val="0"/>
          <w:marRight w:val="0"/>
          <w:marTop w:val="0"/>
          <w:marBottom w:val="0"/>
          <w:divBdr>
            <w:top w:val="none" w:sz="0" w:space="0" w:color="auto"/>
            <w:left w:val="none" w:sz="0" w:space="0" w:color="auto"/>
            <w:bottom w:val="none" w:sz="0" w:space="0" w:color="auto"/>
            <w:right w:val="none" w:sz="0" w:space="0" w:color="auto"/>
          </w:divBdr>
        </w:div>
        <w:div w:id="1175341331">
          <w:marLeft w:val="0"/>
          <w:marRight w:val="0"/>
          <w:marTop w:val="0"/>
          <w:marBottom w:val="0"/>
          <w:divBdr>
            <w:top w:val="none" w:sz="0" w:space="0" w:color="auto"/>
            <w:left w:val="none" w:sz="0" w:space="0" w:color="auto"/>
            <w:bottom w:val="none" w:sz="0" w:space="0" w:color="auto"/>
            <w:right w:val="none" w:sz="0" w:space="0" w:color="auto"/>
          </w:divBdr>
        </w:div>
        <w:div w:id="1203714895">
          <w:marLeft w:val="0"/>
          <w:marRight w:val="0"/>
          <w:marTop w:val="0"/>
          <w:marBottom w:val="0"/>
          <w:divBdr>
            <w:top w:val="none" w:sz="0" w:space="0" w:color="auto"/>
            <w:left w:val="none" w:sz="0" w:space="0" w:color="auto"/>
            <w:bottom w:val="none" w:sz="0" w:space="0" w:color="auto"/>
            <w:right w:val="none" w:sz="0" w:space="0" w:color="auto"/>
          </w:divBdr>
        </w:div>
        <w:div w:id="1385063245">
          <w:marLeft w:val="0"/>
          <w:marRight w:val="0"/>
          <w:marTop w:val="0"/>
          <w:marBottom w:val="0"/>
          <w:divBdr>
            <w:top w:val="none" w:sz="0" w:space="0" w:color="auto"/>
            <w:left w:val="none" w:sz="0" w:space="0" w:color="auto"/>
            <w:bottom w:val="none" w:sz="0" w:space="0" w:color="auto"/>
            <w:right w:val="none" w:sz="0" w:space="0" w:color="auto"/>
          </w:divBdr>
        </w:div>
        <w:div w:id="1601375678">
          <w:marLeft w:val="0"/>
          <w:marRight w:val="0"/>
          <w:marTop w:val="0"/>
          <w:marBottom w:val="0"/>
          <w:divBdr>
            <w:top w:val="none" w:sz="0" w:space="0" w:color="auto"/>
            <w:left w:val="none" w:sz="0" w:space="0" w:color="auto"/>
            <w:bottom w:val="none" w:sz="0" w:space="0" w:color="auto"/>
            <w:right w:val="none" w:sz="0" w:space="0" w:color="auto"/>
          </w:divBdr>
        </w:div>
        <w:div w:id="1662001227">
          <w:marLeft w:val="0"/>
          <w:marRight w:val="0"/>
          <w:marTop w:val="0"/>
          <w:marBottom w:val="0"/>
          <w:divBdr>
            <w:top w:val="none" w:sz="0" w:space="0" w:color="auto"/>
            <w:left w:val="none" w:sz="0" w:space="0" w:color="auto"/>
            <w:bottom w:val="none" w:sz="0" w:space="0" w:color="auto"/>
            <w:right w:val="none" w:sz="0" w:space="0" w:color="auto"/>
          </w:divBdr>
        </w:div>
        <w:div w:id="1954826453">
          <w:marLeft w:val="0"/>
          <w:marRight w:val="0"/>
          <w:marTop w:val="0"/>
          <w:marBottom w:val="0"/>
          <w:divBdr>
            <w:top w:val="none" w:sz="0" w:space="0" w:color="auto"/>
            <w:left w:val="none" w:sz="0" w:space="0" w:color="auto"/>
            <w:bottom w:val="none" w:sz="0" w:space="0" w:color="auto"/>
            <w:right w:val="none" w:sz="0" w:space="0" w:color="auto"/>
          </w:divBdr>
        </w:div>
        <w:div w:id="1973753505">
          <w:marLeft w:val="0"/>
          <w:marRight w:val="0"/>
          <w:marTop w:val="0"/>
          <w:marBottom w:val="0"/>
          <w:divBdr>
            <w:top w:val="none" w:sz="0" w:space="0" w:color="auto"/>
            <w:left w:val="none" w:sz="0" w:space="0" w:color="auto"/>
            <w:bottom w:val="none" w:sz="0" w:space="0" w:color="auto"/>
            <w:right w:val="none" w:sz="0" w:space="0" w:color="auto"/>
          </w:divBdr>
        </w:div>
        <w:div w:id="2012753636">
          <w:marLeft w:val="0"/>
          <w:marRight w:val="0"/>
          <w:marTop w:val="0"/>
          <w:marBottom w:val="0"/>
          <w:divBdr>
            <w:top w:val="none" w:sz="0" w:space="0" w:color="auto"/>
            <w:left w:val="none" w:sz="0" w:space="0" w:color="auto"/>
            <w:bottom w:val="none" w:sz="0" w:space="0" w:color="auto"/>
            <w:right w:val="none" w:sz="0" w:space="0" w:color="auto"/>
          </w:divBdr>
        </w:div>
        <w:div w:id="2045322603">
          <w:marLeft w:val="0"/>
          <w:marRight w:val="0"/>
          <w:marTop w:val="0"/>
          <w:marBottom w:val="0"/>
          <w:divBdr>
            <w:top w:val="none" w:sz="0" w:space="0" w:color="auto"/>
            <w:left w:val="none" w:sz="0" w:space="0" w:color="auto"/>
            <w:bottom w:val="none" w:sz="0" w:space="0" w:color="auto"/>
            <w:right w:val="none" w:sz="0" w:space="0" w:color="auto"/>
          </w:divBdr>
        </w:div>
      </w:divsChild>
    </w:div>
    <w:div w:id="1217542794">
      <w:bodyDiv w:val="1"/>
      <w:marLeft w:val="0"/>
      <w:marRight w:val="0"/>
      <w:marTop w:val="0"/>
      <w:marBottom w:val="0"/>
      <w:divBdr>
        <w:top w:val="none" w:sz="0" w:space="0" w:color="auto"/>
        <w:left w:val="none" w:sz="0" w:space="0" w:color="auto"/>
        <w:bottom w:val="none" w:sz="0" w:space="0" w:color="auto"/>
        <w:right w:val="none" w:sz="0" w:space="0" w:color="auto"/>
      </w:divBdr>
    </w:div>
    <w:div w:id="1229415269">
      <w:bodyDiv w:val="1"/>
      <w:marLeft w:val="0"/>
      <w:marRight w:val="0"/>
      <w:marTop w:val="0"/>
      <w:marBottom w:val="0"/>
      <w:divBdr>
        <w:top w:val="none" w:sz="0" w:space="0" w:color="auto"/>
        <w:left w:val="none" w:sz="0" w:space="0" w:color="auto"/>
        <w:bottom w:val="none" w:sz="0" w:space="0" w:color="auto"/>
        <w:right w:val="none" w:sz="0" w:space="0" w:color="auto"/>
      </w:divBdr>
    </w:div>
    <w:div w:id="1282304443">
      <w:bodyDiv w:val="1"/>
      <w:marLeft w:val="0"/>
      <w:marRight w:val="0"/>
      <w:marTop w:val="0"/>
      <w:marBottom w:val="0"/>
      <w:divBdr>
        <w:top w:val="none" w:sz="0" w:space="0" w:color="auto"/>
        <w:left w:val="none" w:sz="0" w:space="0" w:color="auto"/>
        <w:bottom w:val="none" w:sz="0" w:space="0" w:color="auto"/>
        <w:right w:val="none" w:sz="0" w:space="0" w:color="auto"/>
      </w:divBdr>
    </w:div>
    <w:div w:id="1295140530">
      <w:bodyDiv w:val="1"/>
      <w:marLeft w:val="0"/>
      <w:marRight w:val="0"/>
      <w:marTop w:val="0"/>
      <w:marBottom w:val="0"/>
      <w:divBdr>
        <w:top w:val="none" w:sz="0" w:space="0" w:color="auto"/>
        <w:left w:val="none" w:sz="0" w:space="0" w:color="auto"/>
        <w:bottom w:val="none" w:sz="0" w:space="0" w:color="auto"/>
        <w:right w:val="none" w:sz="0" w:space="0" w:color="auto"/>
      </w:divBdr>
      <w:divsChild>
        <w:div w:id="29769940">
          <w:marLeft w:val="0"/>
          <w:marRight w:val="0"/>
          <w:marTop w:val="0"/>
          <w:marBottom w:val="0"/>
          <w:divBdr>
            <w:top w:val="none" w:sz="0" w:space="0" w:color="auto"/>
            <w:left w:val="none" w:sz="0" w:space="0" w:color="auto"/>
            <w:bottom w:val="none" w:sz="0" w:space="0" w:color="auto"/>
            <w:right w:val="none" w:sz="0" w:space="0" w:color="auto"/>
          </w:divBdr>
        </w:div>
        <w:div w:id="188645140">
          <w:marLeft w:val="0"/>
          <w:marRight w:val="0"/>
          <w:marTop w:val="0"/>
          <w:marBottom w:val="0"/>
          <w:divBdr>
            <w:top w:val="none" w:sz="0" w:space="0" w:color="auto"/>
            <w:left w:val="none" w:sz="0" w:space="0" w:color="auto"/>
            <w:bottom w:val="none" w:sz="0" w:space="0" w:color="auto"/>
            <w:right w:val="none" w:sz="0" w:space="0" w:color="auto"/>
          </w:divBdr>
        </w:div>
        <w:div w:id="263267262">
          <w:marLeft w:val="0"/>
          <w:marRight w:val="0"/>
          <w:marTop w:val="0"/>
          <w:marBottom w:val="0"/>
          <w:divBdr>
            <w:top w:val="none" w:sz="0" w:space="0" w:color="auto"/>
            <w:left w:val="none" w:sz="0" w:space="0" w:color="auto"/>
            <w:bottom w:val="none" w:sz="0" w:space="0" w:color="auto"/>
            <w:right w:val="none" w:sz="0" w:space="0" w:color="auto"/>
          </w:divBdr>
        </w:div>
        <w:div w:id="297299868">
          <w:marLeft w:val="0"/>
          <w:marRight w:val="0"/>
          <w:marTop w:val="0"/>
          <w:marBottom w:val="0"/>
          <w:divBdr>
            <w:top w:val="none" w:sz="0" w:space="0" w:color="auto"/>
            <w:left w:val="none" w:sz="0" w:space="0" w:color="auto"/>
            <w:bottom w:val="none" w:sz="0" w:space="0" w:color="auto"/>
            <w:right w:val="none" w:sz="0" w:space="0" w:color="auto"/>
          </w:divBdr>
        </w:div>
        <w:div w:id="337121857">
          <w:marLeft w:val="0"/>
          <w:marRight w:val="0"/>
          <w:marTop w:val="0"/>
          <w:marBottom w:val="0"/>
          <w:divBdr>
            <w:top w:val="none" w:sz="0" w:space="0" w:color="auto"/>
            <w:left w:val="none" w:sz="0" w:space="0" w:color="auto"/>
            <w:bottom w:val="none" w:sz="0" w:space="0" w:color="auto"/>
            <w:right w:val="none" w:sz="0" w:space="0" w:color="auto"/>
          </w:divBdr>
        </w:div>
        <w:div w:id="357006406">
          <w:marLeft w:val="0"/>
          <w:marRight w:val="0"/>
          <w:marTop w:val="0"/>
          <w:marBottom w:val="0"/>
          <w:divBdr>
            <w:top w:val="none" w:sz="0" w:space="0" w:color="auto"/>
            <w:left w:val="none" w:sz="0" w:space="0" w:color="auto"/>
            <w:bottom w:val="none" w:sz="0" w:space="0" w:color="auto"/>
            <w:right w:val="none" w:sz="0" w:space="0" w:color="auto"/>
          </w:divBdr>
        </w:div>
        <w:div w:id="641739482">
          <w:marLeft w:val="0"/>
          <w:marRight w:val="0"/>
          <w:marTop w:val="0"/>
          <w:marBottom w:val="0"/>
          <w:divBdr>
            <w:top w:val="none" w:sz="0" w:space="0" w:color="auto"/>
            <w:left w:val="none" w:sz="0" w:space="0" w:color="auto"/>
            <w:bottom w:val="none" w:sz="0" w:space="0" w:color="auto"/>
            <w:right w:val="none" w:sz="0" w:space="0" w:color="auto"/>
          </w:divBdr>
        </w:div>
        <w:div w:id="700665677">
          <w:marLeft w:val="0"/>
          <w:marRight w:val="0"/>
          <w:marTop w:val="0"/>
          <w:marBottom w:val="0"/>
          <w:divBdr>
            <w:top w:val="none" w:sz="0" w:space="0" w:color="auto"/>
            <w:left w:val="none" w:sz="0" w:space="0" w:color="auto"/>
            <w:bottom w:val="none" w:sz="0" w:space="0" w:color="auto"/>
            <w:right w:val="none" w:sz="0" w:space="0" w:color="auto"/>
          </w:divBdr>
        </w:div>
        <w:div w:id="707754827">
          <w:marLeft w:val="0"/>
          <w:marRight w:val="0"/>
          <w:marTop w:val="0"/>
          <w:marBottom w:val="0"/>
          <w:divBdr>
            <w:top w:val="none" w:sz="0" w:space="0" w:color="auto"/>
            <w:left w:val="none" w:sz="0" w:space="0" w:color="auto"/>
            <w:bottom w:val="none" w:sz="0" w:space="0" w:color="auto"/>
            <w:right w:val="none" w:sz="0" w:space="0" w:color="auto"/>
          </w:divBdr>
        </w:div>
        <w:div w:id="919406703">
          <w:marLeft w:val="0"/>
          <w:marRight w:val="0"/>
          <w:marTop w:val="0"/>
          <w:marBottom w:val="0"/>
          <w:divBdr>
            <w:top w:val="none" w:sz="0" w:space="0" w:color="auto"/>
            <w:left w:val="none" w:sz="0" w:space="0" w:color="auto"/>
            <w:bottom w:val="none" w:sz="0" w:space="0" w:color="auto"/>
            <w:right w:val="none" w:sz="0" w:space="0" w:color="auto"/>
          </w:divBdr>
        </w:div>
        <w:div w:id="942111949">
          <w:marLeft w:val="0"/>
          <w:marRight w:val="0"/>
          <w:marTop w:val="0"/>
          <w:marBottom w:val="0"/>
          <w:divBdr>
            <w:top w:val="none" w:sz="0" w:space="0" w:color="auto"/>
            <w:left w:val="none" w:sz="0" w:space="0" w:color="auto"/>
            <w:bottom w:val="none" w:sz="0" w:space="0" w:color="auto"/>
            <w:right w:val="none" w:sz="0" w:space="0" w:color="auto"/>
          </w:divBdr>
        </w:div>
        <w:div w:id="947389322">
          <w:marLeft w:val="0"/>
          <w:marRight w:val="0"/>
          <w:marTop w:val="0"/>
          <w:marBottom w:val="0"/>
          <w:divBdr>
            <w:top w:val="none" w:sz="0" w:space="0" w:color="auto"/>
            <w:left w:val="none" w:sz="0" w:space="0" w:color="auto"/>
            <w:bottom w:val="none" w:sz="0" w:space="0" w:color="auto"/>
            <w:right w:val="none" w:sz="0" w:space="0" w:color="auto"/>
          </w:divBdr>
        </w:div>
        <w:div w:id="961350396">
          <w:marLeft w:val="0"/>
          <w:marRight w:val="0"/>
          <w:marTop w:val="0"/>
          <w:marBottom w:val="0"/>
          <w:divBdr>
            <w:top w:val="none" w:sz="0" w:space="0" w:color="auto"/>
            <w:left w:val="none" w:sz="0" w:space="0" w:color="auto"/>
            <w:bottom w:val="none" w:sz="0" w:space="0" w:color="auto"/>
            <w:right w:val="none" w:sz="0" w:space="0" w:color="auto"/>
          </w:divBdr>
        </w:div>
        <w:div w:id="1212225627">
          <w:marLeft w:val="0"/>
          <w:marRight w:val="0"/>
          <w:marTop w:val="0"/>
          <w:marBottom w:val="0"/>
          <w:divBdr>
            <w:top w:val="none" w:sz="0" w:space="0" w:color="auto"/>
            <w:left w:val="none" w:sz="0" w:space="0" w:color="auto"/>
            <w:bottom w:val="none" w:sz="0" w:space="0" w:color="auto"/>
            <w:right w:val="none" w:sz="0" w:space="0" w:color="auto"/>
          </w:divBdr>
        </w:div>
        <w:div w:id="1505582752">
          <w:marLeft w:val="0"/>
          <w:marRight w:val="0"/>
          <w:marTop w:val="0"/>
          <w:marBottom w:val="0"/>
          <w:divBdr>
            <w:top w:val="none" w:sz="0" w:space="0" w:color="auto"/>
            <w:left w:val="none" w:sz="0" w:space="0" w:color="auto"/>
            <w:bottom w:val="none" w:sz="0" w:space="0" w:color="auto"/>
            <w:right w:val="none" w:sz="0" w:space="0" w:color="auto"/>
          </w:divBdr>
        </w:div>
        <w:div w:id="1551913720">
          <w:marLeft w:val="0"/>
          <w:marRight w:val="0"/>
          <w:marTop w:val="0"/>
          <w:marBottom w:val="0"/>
          <w:divBdr>
            <w:top w:val="none" w:sz="0" w:space="0" w:color="auto"/>
            <w:left w:val="none" w:sz="0" w:space="0" w:color="auto"/>
            <w:bottom w:val="none" w:sz="0" w:space="0" w:color="auto"/>
            <w:right w:val="none" w:sz="0" w:space="0" w:color="auto"/>
          </w:divBdr>
        </w:div>
        <w:div w:id="1579247690">
          <w:marLeft w:val="0"/>
          <w:marRight w:val="0"/>
          <w:marTop w:val="0"/>
          <w:marBottom w:val="0"/>
          <w:divBdr>
            <w:top w:val="none" w:sz="0" w:space="0" w:color="auto"/>
            <w:left w:val="none" w:sz="0" w:space="0" w:color="auto"/>
            <w:bottom w:val="none" w:sz="0" w:space="0" w:color="auto"/>
            <w:right w:val="none" w:sz="0" w:space="0" w:color="auto"/>
          </w:divBdr>
        </w:div>
        <w:div w:id="1582644577">
          <w:marLeft w:val="0"/>
          <w:marRight w:val="0"/>
          <w:marTop w:val="0"/>
          <w:marBottom w:val="0"/>
          <w:divBdr>
            <w:top w:val="none" w:sz="0" w:space="0" w:color="auto"/>
            <w:left w:val="none" w:sz="0" w:space="0" w:color="auto"/>
            <w:bottom w:val="none" w:sz="0" w:space="0" w:color="auto"/>
            <w:right w:val="none" w:sz="0" w:space="0" w:color="auto"/>
          </w:divBdr>
        </w:div>
        <w:div w:id="1588659305">
          <w:marLeft w:val="0"/>
          <w:marRight w:val="0"/>
          <w:marTop w:val="0"/>
          <w:marBottom w:val="0"/>
          <w:divBdr>
            <w:top w:val="none" w:sz="0" w:space="0" w:color="auto"/>
            <w:left w:val="none" w:sz="0" w:space="0" w:color="auto"/>
            <w:bottom w:val="none" w:sz="0" w:space="0" w:color="auto"/>
            <w:right w:val="none" w:sz="0" w:space="0" w:color="auto"/>
          </w:divBdr>
        </w:div>
        <w:div w:id="1813667828">
          <w:marLeft w:val="0"/>
          <w:marRight w:val="0"/>
          <w:marTop w:val="0"/>
          <w:marBottom w:val="0"/>
          <w:divBdr>
            <w:top w:val="none" w:sz="0" w:space="0" w:color="auto"/>
            <w:left w:val="none" w:sz="0" w:space="0" w:color="auto"/>
            <w:bottom w:val="none" w:sz="0" w:space="0" w:color="auto"/>
            <w:right w:val="none" w:sz="0" w:space="0" w:color="auto"/>
          </w:divBdr>
        </w:div>
        <w:div w:id="1880773459">
          <w:marLeft w:val="0"/>
          <w:marRight w:val="0"/>
          <w:marTop w:val="0"/>
          <w:marBottom w:val="0"/>
          <w:divBdr>
            <w:top w:val="none" w:sz="0" w:space="0" w:color="auto"/>
            <w:left w:val="none" w:sz="0" w:space="0" w:color="auto"/>
            <w:bottom w:val="none" w:sz="0" w:space="0" w:color="auto"/>
            <w:right w:val="none" w:sz="0" w:space="0" w:color="auto"/>
          </w:divBdr>
        </w:div>
        <w:div w:id="1907908775">
          <w:marLeft w:val="0"/>
          <w:marRight w:val="0"/>
          <w:marTop w:val="0"/>
          <w:marBottom w:val="0"/>
          <w:divBdr>
            <w:top w:val="none" w:sz="0" w:space="0" w:color="auto"/>
            <w:left w:val="none" w:sz="0" w:space="0" w:color="auto"/>
            <w:bottom w:val="none" w:sz="0" w:space="0" w:color="auto"/>
            <w:right w:val="none" w:sz="0" w:space="0" w:color="auto"/>
          </w:divBdr>
        </w:div>
      </w:divsChild>
    </w:div>
    <w:div w:id="1331984066">
      <w:bodyDiv w:val="1"/>
      <w:marLeft w:val="0"/>
      <w:marRight w:val="0"/>
      <w:marTop w:val="0"/>
      <w:marBottom w:val="0"/>
      <w:divBdr>
        <w:top w:val="none" w:sz="0" w:space="0" w:color="auto"/>
        <w:left w:val="none" w:sz="0" w:space="0" w:color="auto"/>
        <w:bottom w:val="none" w:sz="0" w:space="0" w:color="auto"/>
        <w:right w:val="none" w:sz="0" w:space="0" w:color="auto"/>
      </w:divBdr>
    </w:div>
    <w:div w:id="1363287502">
      <w:bodyDiv w:val="1"/>
      <w:marLeft w:val="0"/>
      <w:marRight w:val="0"/>
      <w:marTop w:val="0"/>
      <w:marBottom w:val="0"/>
      <w:divBdr>
        <w:top w:val="none" w:sz="0" w:space="0" w:color="auto"/>
        <w:left w:val="none" w:sz="0" w:space="0" w:color="auto"/>
        <w:bottom w:val="none" w:sz="0" w:space="0" w:color="auto"/>
        <w:right w:val="none" w:sz="0" w:space="0" w:color="auto"/>
      </w:divBdr>
    </w:div>
    <w:div w:id="1373530928">
      <w:bodyDiv w:val="1"/>
      <w:marLeft w:val="0"/>
      <w:marRight w:val="0"/>
      <w:marTop w:val="0"/>
      <w:marBottom w:val="0"/>
      <w:divBdr>
        <w:top w:val="none" w:sz="0" w:space="0" w:color="auto"/>
        <w:left w:val="none" w:sz="0" w:space="0" w:color="auto"/>
        <w:bottom w:val="none" w:sz="0" w:space="0" w:color="auto"/>
        <w:right w:val="none" w:sz="0" w:space="0" w:color="auto"/>
      </w:divBdr>
    </w:div>
    <w:div w:id="1478644811">
      <w:bodyDiv w:val="1"/>
      <w:marLeft w:val="0"/>
      <w:marRight w:val="0"/>
      <w:marTop w:val="0"/>
      <w:marBottom w:val="0"/>
      <w:divBdr>
        <w:top w:val="none" w:sz="0" w:space="0" w:color="auto"/>
        <w:left w:val="none" w:sz="0" w:space="0" w:color="auto"/>
        <w:bottom w:val="none" w:sz="0" w:space="0" w:color="auto"/>
        <w:right w:val="none" w:sz="0" w:space="0" w:color="auto"/>
      </w:divBdr>
    </w:div>
    <w:div w:id="1499538275">
      <w:bodyDiv w:val="1"/>
      <w:marLeft w:val="0"/>
      <w:marRight w:val="0"/>
      <w:marTop w:val="0"/>
      <w:marBottom w:val="0"/>
      <w:divBdr>
        <w:top w:val="none" w:sz="0" w:space="0" w:color="auto"/>
        <w:left w:val="none" w:sz="0" w:space="0" w:color="auto"/>
        <w:bottom w:val="none" w:sz="0" w:space="0" w:color="auto"/>
        <w:right w:val="none" w:sz="0" w:space="0" w:color="auto"/>
      </w:divBdr>
      <w:divsChild>
        <w:div w:id="1827087551">
          <w:marLeft w:val="0"/>
          <w:marRight w:val="0"/>
          <w:marTop w:val="0"/>
          <w:marBottom w:val="0"/>
          <w:divBdr>
            <w:top w:val="single" w:sz="2" w:space="0" w:color="auto"/>
            <w:left w:val="single" w:sz="2" w:space="0" w:color="auto"/>
            <w:bottom w:val="single" w:sz="6" w:space="0" w:color="auto"/>
            <w:right w:val="single" w:sz="2" w:space="0" w:color="auto"/>
          </w:divBdr>
          <w:divsChild>
            <w:div w:id="1947424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53529">
                  <w:marLeft w:val="0"/>
                  <w:marRight w:val="0"/>
                  <w:marTop w:val="0"/>
                  <w:marBottom w:val="0"/>
                  <w:divBdr>
                    <w:top w:val="single" w:sz="2" w:space="0" w:color="D9D9E3"/>
                    <w:left w:val="single" w:sz="2" w:space="0" w:color="D9D9E3"/>
                    <w:bottom w:val="single" w:sz="2" w:space="0" w:color="D9D9E3"/>
                    <w:right w:val="single" w:sz="2" w:space="0" w:color="D9D9E3"/>
                  </w:divBdr>
                  <w:divsChild>
                    <w:div w:id="1537230079">
                      <w:marLeft w:val="0"/>
                      <w:marRight w:val="0"/>
                      <w:marTop w:val="0"/>
                      <w:marBottom w:val="0"/>
                      <w:divBdr>
                        <w:top w:val="single" w:sz="2" w:space="0" w:color="D9D9E3"/>
                        <w:left w:val="single" w:sz="2" w:space="0" w:color="D9D9E3"/>
                        <w:bottom w:val="single" w:sz="2" w:space="0" w:color="D9D9E3"/>
                        <w:right w:val="single" w:sz="2" w:space="0" w:color="D9D9E3"/>
                      </w:divBdr>
                      <w:divsChild>
                        <w:div w:id="2032368354">
                          <w:marLeft w:val="0"/>
                          <w:marRight w:val="0"/>
                          <w:marTop w:val="0"/>
                          <w:marBottom w:val="0"/>
                          <w:divBdr>
                            <w:top w:val="single" w:sz="2" w:space="0" w:color="D9D9E3"/>
                            <w:left w:val="single" w:sz="2" w:space="0" w:color="D9D9E3"/>
                            <w:bottom w:val="single" w:sz="2" w:space="0" w:color="D9D9E3"/>
                            <w:right w:val="single" w:sz="2" w:space="0" w:color="D9D9E3"/>
                          </w:divBdr>
                          <w:divsChild>
                            <w:div w:id="1978141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3168882">
      <w:bodyDiv w:val="1"/>
      <w:marLeft w:val="0"/>
      <w:marRight w:val="0"/>
      <w:marTop w:val="0"/>
      <w:marBottom w:val="0"/>
      <w:divBdr>
        <w:top w:val="none" w:sz="0" w:space="0" w:color="auto"/>
        <w:left w:val="none" w:sz="0" w:space="0" w:color="auto"/>
        <w:bottom w:val="none" w:sz="0" w:space="0" w:color="auto"/>
        <w:right w:val="none" w:sz="0" w:space="0" w:color="auto"/>
      </w:divBdr>
    </w:div>
    <w:div w:id="1727483972">
      <w:bodyDiv w:val="1"/>
      <w:marLeft w:val="0"/>
      <w:marRight w:val="0"/>
      <w:marTop w:val="0"/>
      <w:marBottom w:val="0"/>
      <w:divBdr>
        <w:top w:val="none" w:sz="0" w:space="0" w:color="auto"/>
        <w:left w:val="none" w:sz="0" w:space="0" w:color="auto"/>
        <w:bottom w:val="none" w:sz="0" w:space="0" w:color="auto"/>
        <w:right w:val="none" w:sz="0" w:space="0" w:color="auto"/>
      </w:divBdr>
    </w:div>
    <w:div w:id="1832521107">
      <w:bodyDiv w:val="1"/>
      <w:marLeft w:val="0"/>
      <w:marRight w:val="0"/>
      <w:marTop w:val="0"/>
      <w:marBottom w:val="0"/>
      <w:divBdr>
        <w:top w:val="none" w:sz="0" w:space="0" w:color="auto"/>
        <w:left w:val="none" w:sz="0" w:space="0" w:color="auto"/>
        <w:bottom w:val="none" w:sz="0" w:space="0" w:color="auto"/>
        <w:right w:val="none" w:sz="0" w:space="0" w:color="auto"/>
      </w:divBdr>
    </w:div>
    <w:div w:id="1864202854">
      <w:bodyDiv w:val="1"/>
      <w:marLeft w:val="0"/>
      <w:marRight w:val="0"/>
      <w:marTop w:val="0"/>
      <w:marBottom w:val="0"/>
      <w:divBdr>
        <w:top w:val="none" w:sz="0" w:space="0" w:color="auto"/>
        <w:left w:val="none" w:sz="0" w:space="0" w:color="auto"/>
        <w:bottom w:val="none" w:sz="0" w:space="0" w:color="auto"/>
        <w:right w:val="none" w:sz="0" w:space="0" w:color="auto"/>
      </w:divBdr>
      <w:divsChild>
        <w:div w:id="132842739">
          <w:marLeft w:val="3197"/>
          <w:marRight w:val="0"/>
          <w:marTop w:val="0"/>
          <w:marBottom w:val="0"/>
          <w:divBdr>
            <w:top w:val="none" w:sz="0" w:space="0" w:color="auto"/>
            <w:left w:val="none" w:sz="0" w:space="0" w:color="auto"/>
            <w:bottom w:val="none" w:sz="0" w:space="0" w:color="auto"/>
            <w:right w:val="none" w:sz="0" w:space="0" w:color="auto"/>
          </w:divBdr>
        </w:div>
        <w:div w:id="1802309770">
          <w:marLeft w:val="979"/>
          <w:marRight w:val="0"/>
          <w:marTop w:val="0"/>
          <w:marBottom w:val="0"/>
          <w:divBdr>
            <w:top w:val="none" w:sz="0" w:space="0" w:color="auto"/>
            <w:left w:val="none" w:sz="0" w:space="0" w:color="auto"/>
            <w:bottom w:val="none" w:sz="0" w:space="0" w:color="auto"/>
            <w:right w:val="none" w:sz="0" w:space="0" w:color="auto"/>
          </w:divBdr>
        </w:div>
      </w:divsChild>
    </w:div>
    <w:div w:id="1896155897">
      <w:bodyDiv w:val="1"/>
      <w:marLeft w:val="0"/>
      <w:marRight w:val="0"/>
      <w:marTop w:val="0"/>
      <w:marBottom w:val="0"/>
      <w:divBdr>
        <w:top w:val="none" w:sz="0" w:space="0" w:color="auto"/>
        <w:left w:val="none" w:sz="0" w:space="0" w:color="auto"/>
        <w:bottom w:val="none" w:sz="0" w:space="0" w:color="auto"/>
        <w:right w:val="none" w:sz="0" w:space="0" w:color="auto"/>
      </w:divBdr>
    </w:div>
    <w:div w:id="2001498113">
      <w:bodyDiv w:val="1"/>
      <w:marLeft w:val="0"/>
      <w:marRight w:val="0"/>
      <w:marTop w:val="0"/>
      <w:marBottom w:val="0"/>
      <w:divBdr>
        <w:top w:val="none" w:sz="0" w:space="0" w:color="auto"/>
        <w:left w:val="none" w:sz="0" w:space="0" w:color="auto"/>
        <w:bottom w:val="none" w:sz="0" w:space="0" w:color="auto"/>
        <w:right w:val="none" w:sz="0" w:space="0" w:color="auto"/>
      </w:divBdr>
    </w:div>
    <w:div w:id="2003195544">
      <w:bodyDiv w:val="1"/>
      <w:marLeft w:val="0"/>
      <w:marRight w:val="0"/>
      <w:marTop w:val="0"/>
      <w:marBottom w:val="0"/>
      <w:divBdr>
        <w:top w:val="none" w:sz="0" w:space="0" w:color="auto"/>
        <w:left w:val="none" w:sz="0" w:space="0" w:color="auto"/>
        <w:bottom w:val="none" w:sz="0" w:space="0" w:color="auto"/>
        <w:right w:val="none" w:sz="0" w:space="0" w:color="auto"/>
      </w:divBdr>
    </w:div>
    <w:div w:id="2115974469">
      <w:bodyDiv w:val="1"/>
      <w:marLeft w:val="0"/>
      <w:marRight w:val="0"/>
      <w:marTop w:val="0"/>
      <w:marBottom w:val="0"/>
      <w:divBdr>
        <w:top w:val="none" w:sz="0" w:space="0" w:color="auto"/>
        <w:left w:val="none" w:sz="0" w:space="0" w:color="auto"/>
        <w:bottom w:val="none" w:sz="0" w:space="0" w:color="auto"/>
        <w:right w:val="none" w:sz="0" w:space="0" w:color="auto"/>
      </w:divBdr>
    </w:div>
    <w:div w:id="2123723797">
      <w:bodyDiv w:val="1"/>
      <w:marLeft w:val="0"/>
      <w:marRight w:val="0"/>
      <w:marTop w:val="0"/>
      <w:marBottom w:val="0"/>
      <w:divBdr>
        <w:top w:val="none" w:sz="0" w:space="0" w:color="auto"/>
        <w:left w:val="none" w:sz="0" w:space="0" w:color="auto"/>
        <w:bottom w:val="none" w:sz="0" w:space="0" w:color="auto"/>
        <w:right w:val="none" w:sz="0" w:space="0" w:color="auto"/>
      </w:divBdr>
    </w:div>
    <w:div w:id="2134640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jmeter.apache.org/usermanual/component_reference.html" TargetMode="External"/><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meter.apache.org/usermanual/component_reference.htm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jmeter.apache.org/usermanual/generating-dashboard.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jmeter.apache.org/usermanual/component_reference.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RubenCarton623/SALA5-CROWFUNDING" TargetMode="External"/><Relationship Id="rId14" Type="http://schemas.openxmlformats.org/officeDocument/2006/relationships/hyperlink" Target="https://jmeter.apache.org/usermanual/get-started.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jmeter.apache.org/usermanual/component_reference.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0330B-2793-4B69-86A3-39A0A5DE0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4740</Words>
  <Characters>26075</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APA Style Template in Word 7th edition</vt:lpstr>
    </vt:vector>
  </TitlesOfParts>
  <Manager/>
  <Company>Hewlett-Packard Company</Company>
  <LinksUpToDate>false</LinksUpToDate>
  <CharactersWithSpaces>30754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Style Template in Word 7th edition</dc:title>
  <dc:subject/>
  <dc:creator>Imac</dc:creator>
  <cp:keywords/>
  <dc:description/>
  <cp:lastModifiedBy>MICHAEL ADONIS PANCHES IÑIGUEZ</cp:lastModifiedBy>
  <cp:revision>5</cp:revision>
  <cp:lastPrinted>2023-08-10T04:50:00Z</cp:lastPrinted>
  <dcterms:created xsi:type="dcterms:W3CDTF">2023-08-10T04:50:00Z</dcterms:created>
  <dcterms:modified xsi:type="dcterms:W3CDTF">2023-08-10T04:50:00Z</dcterms:modified>
  <cp:category/>
</cp:coreProperties>
</file>